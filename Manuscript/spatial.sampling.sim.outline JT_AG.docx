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9712EA" w14:textId="77777777" w:rsidR="00E82E87" w:rsidRDefault="00E82E87" w:rsidP="00BF064C">
      <w:pPr>
        <w:pStyle w:val="NoSpacing"/>
        <w:jc w:val="both"/>
        <w:rPr>
          <w:b/>
          <w:u w:val="single"/>
        </w:rPr>
      </w:pPr>
      <w:bookmarkStart w:id="0" w:name="_GoBack"/>
      <w:bookmarkEnd w:id="0"/>
      <w:r>
        <w:rPr>
          <w:b/>
          <w:u w:val="single"/>
        </w:rPr>
        <w:t>Abstract</w:t>
      </w:r>
    </w:p>
    <w:p w14:paraId="33BDA40E" w14:textId="0EF04F3C" w:rsidR="00E82E87" w:rsidRPr="00E82E87" w:rsidRDefault="00E82E87">
      <w:pPr>
        <w:pStyle w:val="NoSpacing"/>
        <w:ind w:firstLine="720"/>
        <w:jc w:val="both"/>
        <w:pPrChange w:id="1" w:author="Arnaud" w:date="2020-02-16T16:11:00Z">
          <w:pPr>
            <w:pStyle w:val="NoSpacing"/>
            <w:jc w:val="both"/>
          </w:pPr>
        </w:pPrChange>
      </w:pPr>
      <w:r w:rsidRPr="00E82E87">
        <w:t xml:space="preserve">Abundance indices derived from fisheries dependent data (catch-per-unit-effort or CPUE) have a known potential for bias. These biases can arise from gear effects (saturation of the gear), systemic and structural changes to the fishing fleet over time (effort creep), and/or from non-random sampling relative to the spatiotemporal distribution of the underlying fish population. However, given the cost and lack of availability of fisheries independent surveys, </w:t>
      </w:r>
      <w:del w:id="2" w:author="Arnaud" w:date="2020-02-16T21:02:00Z">
        <w:r w:rsidRPr="00E82E87" w:rsidDel="00D64C17">
          <w:delText xml:space="preserve">these </w:delText>
        </w:r>
      </w:del>
      <w:r w:rsidRPr="00E82E87">
        <w:t>fisheries dependent CPUE</w:t>
      </w:r>
      <w:ins w:id="3" w:author="Arnaud" w:date="2020-02-13T15:43:00Z">
        <w:r w:rsidR="004B5C64">
          <w:t>s</w:t>
        </w:r>
      </w:ins>
      <w:r w:rsidRPr="00E82E87">
        <w:t xml:space="preserve"> remain a common and informative input to stock assessments. Given their common use, increasingly sophisticated standardization methods have been developed in order </w:t>
      </w:r>
      <w:del w:id="4" w:author="Arnaud" w:date="2020-02-13T15:43:00Z">
        <w:r w:rsidRPr="00E82E87" w:rsidDel="00E57209">
          <w:delText xml:space="preserve">to standardize CPUE </w:delText>
        </w:r>
      </w:del>
      <w:r w:rsidRPr="00E82E87">
        <w:t>to remove the effects of gear, vessel</w:t>
      </w:r>
      <w:del w:id="5" w:author="Arnaud" w:date="2020-02-16T21:02:00Z">
        <w:r w:rsidRPr="00E82E87" w:rsidDel="00690325">
          <w:delText>,</w:delText>
        </w:r>
      </w:del>
      <w:r w:rsidRPr="00E82E87">
        <w:t xml:space="preserve"> and spatial sampling</w:t>
      </w:r>
      <w:ins w:id="6" w:author="Arnaud" w:date="2020-02-13T15:43:00Z">
        <w:r w:rsidR="00E57209">
          <w:t xml:space="preserve"> from CPUEs</w:t>
        </w:r>
      </w:ins>
      <w:ins w:id="7" w:author="Arnaud" w:date="2020-02-16T15:41:00Z">
        <w:r w:rsidR="001A22A8">
          <w:t xml:space="preserve"> to </w:t>
        </w:r>
      </w:ins>
      <w:ins w:id="8" w:author="Arnaud" w:date="2020-02-16T15:42:00Z">
        <w:r w:rsidR="00F41FA3">
          <w:t xml:space="preserve">obtain </w:t>
        </w:r>
      </w:ins>
      <w:ins w:id="9" w:author="Arnaud" w:date="2020-02-16T15:41:00Z">
        <w:r w:rsidR="001A22A8">
          <w:t>an abundance index</w:t>
        </w:r>
      </w:ins>
      <w:r w:rsidRPr="00E82E87">
        <w:t xml:space="preserve">. Recent research efforts have focused on the development of spatiotemporal </w:t>
      </w:r>
      <w:ins w:id="10" w:author="Arnaud" w:date="2020-02-13T15:46:00Z">
        <w:r w:rsidR="00C33900" w:rsidRPr="00E82E87">
          <w:t>delta-generalized linear models</w:t>
        </w:r>
        <w:r w:rsidR="00C33900">
          <w:t xml:space="preserve"> (GLMs)</w:t>
        </w:r>
      </w:ins>
      <w:del w:id="11" w:author="Arnaud" w:date="2020-02-13T15:46:00Z">
        <w:r w:rsidRPr="00E82E87" w:rsidDel="00C33900">
          <w:delText>models</w:delText>
        </w:r>
      </w:del>
      <w:r w:rsidRPr="00E82E87">
        <w:t xml:space="preserve"> which simultaneously standardize the CPUE and </w:t>
      </w:r>
      <w:commentRangeStart w:id="12"/>
      <w:del w:id="13" w:author="James.Thorson" w:date="2020-02-11T10:11:00Z">
        <w:r w:rsidRPr="00E82E87" w:rsidDel="00B85469">
          <w:delText xml:space="preserve">interpolate </w:delText>
        </w:r>
      </w:del>
      <w:ins w:id="14" w:author="James.Thorson" w:date="2020-02-11T10:11:00Z">
        <w:r w:rsidR="00B85469">
          <w:t>predict</w:t>
        </w:r>
        <w:r w:rsidR="00B85469" w:rsidRPr="00E82E87">
          <w:t xml:space="preserve"> </w:t>
        </w:r>
        <w:commentRangeEnd w:id="12"/>
        <w:r w:rsidR="00B85469">
          <w:rPr>
            <w:rStyle w:val="CommentReference"/>
          </w:rPr>
          <w:commentReference w:id="12"/>
        </w:r>
      </w:ins>
      <w:r w:rsidRPr="00E82E87">
        <w:t xml:space="preserve">abundance </w:t>
      </w:r>
      <w:del w:id="15" w:author="James.Thorson" w:date="2020-02-11T10:11:00Z">
        <w:r w:rsidRPr="00E82E87" w:rsidDel="00B85469">
          <w:delText xml:space="preserve">into </w:delText>
        </w:r>
      </w:del>
      <w:ins w:id="16" w:author="James.Thorson" w:date="2020-02-11T10:11:00Z">
        <w:r w:rsidR="00B85469">
          <w:t xml:space="preserve">in </w:t>
        </w:r>
      </w:ins>
      <w:r w:rsidRPr="00E82E87">
        <w:t xml:space="preserve">unfished areas when estimating the </w:t>
      </w:r>
      <w:ins w:id="17" w:author="Arnaud" w:date="2020-02-16T15:42:00Z">
        <w:r w:rsidR="008E444E">
          <w:t xml:space="preserve">abundance </w:t>
        </w:r>
      </w:ins>
      <w:r w:rsidRPr="00E82E87">
        <w:t xml:space="preserve">index. These </w:t>
      </w:r>
      <w:del w:id="18" w:author="Arnaud" w:date="2020-02-13T15:47:00Z">
        <w:r w:rsidRPr="00E82E87" w:rsidDel="00414712">
          <w:delText xml:space="preserve">spatiotemporal </w:delText>
        </w:r>
      </w:del>
      <w:r w:rsidRPr="00E82E87">
        <w:t xml:space="preserve">models can be aided by </w:t>
      </w:r>
      <w:ins w:id="19" w:author="James.Thorson" w:date="2020-02-11T10:12:00Z">
        <w:r w:rsidR="00CA26FD">
          <w:t xml:space="preserve">local </w:t>
        </w:r>
      </w:ins>
      <w:ins w:id="20" w:author="Arnaud" w:date="2020-02-13T15:53:00Z">
        <w:r w:rsidR="00A1339E">
          <w:t>sea</w:t>
        </w:r>
      </w:ins>
      <w:ins w:id="21" w:author="Arnaud" w:date="2020-02-13T15:54:00Z">
        <w:r w:rsidR="00A1339E">
          <w:t xml:space="preserve">sonal </w:t>
        </w:r>
      </w:ins>
      <w:r w:rsidRPr="00E82E87">
        <w:t>environmental covariates (e.g.</w:t>
      </w:r>
      <w:del w:id="22" w:author="Arnaud" w:date="2020-02-13T15:44:00Z">
        <w:r w:rsidRPr="00E82E87" w:rsidDel="005C28C5">
          <w:delText xml:space="preserve"> sst</w:delText>
        </w:r>
      </w:del>
      <w:ins w:id="23" w:author="Arnaud" w:date="2020-02-13T15:44:00Z">
        <w:r w:rsidR="005C28C5">
          <w:t xml:space="preserve"> sea surface temperature</w:t>
        </w:r>
      </w:ins>
      <w:r w:rsidRPr="00E82E87">
        <w:t xml:space="preserve">) and </w:t>
      </w:r>
      <w:ins w:id="24" w:author="Arnaud" w:date="2020-02-13T15:54:00Z">
        <w:r w:rsidR="00A1339E">
          <w:t>regional</w:t>
        </w:r>
      </w:ins>
      <w:ins w:id="25" w:author="Arnaud" w:date="2020-02-13T15:45:00Z">
        <w:r w:rsidR="00437A4E">
          <w:t xml:space="preserve"> </w:t>
        </w:r>
      </w:ins>
      <w:ins w:id="26" w:author="James.Thorson" w:date="2020-02-11T10:12:00Z">
        <w:r w:rsidR="00CA26FD">
          <w:t xml:space="preserve">annual </w:t>
        </w:r>
      </w:ins>
      <w:r w:rsidRPr="00E82E87">
        <w:t xml:space="preserve">indices (e.g. </w:t>
      </w:r>
      <w:ins w:id="27" w:author="Arnaud" w:date="2020-02-16T21:03:00Z">
        <w:r w:rsidR="00690325">
          <w:t>the El Niño Southern Oscillation</w:t>
        </w:r>
      </w:ins>
      <w:del w:id="28" w:author="Arnaud" w:date="2020-02-16T21:03:00Z">
        <w:r w:rsidRPr="00E82E87" w:rsidDel="00690325">
          <w:delText>ENSO</w:delText>
        </w:r>
      </w:del>
      <w:r w:rsidRPr="00E82E87">
        <w:t xml:space="preserve">) to interpolate into unfished areas. </w:t>
      </w:r>
      <w:del w:id="29" w:author="Arnaud" w:date="2020-02-13T15:47:00Z">
        <w:r w:rsidRPr="00E82E87" w:rsidDel="00414712">
          <w:delText>These s</w:delText>
        </w:r>
      </w:del>
      <w:ins w:id="30" w:author="Arnaud" w:date="2020-02-13T15:47:00Z">
        <w:r w:rsidR="00414712">
          <w:t>S</w:t>
        </w:r>
      </w:ins>
      <w:r w:rsidRPr="00E82E87">
        <w:t xml:space="preserve">patiotemporal </w:t>
      </w:r>
      <w:del w:id="31" w:author="Arnaud" w:date="2020-02-13T15:47:00Z">
        <w:r w:rsidRPr="00E82E87" w:rsidDel="00414712">
          <w:delText xml:space="preserve">models </w:delText>
        </w:r>
      </w:del>
      <w:ins w:id="32" w:author="Arnaud" w:date="2020-02-13T15:47:00Z">
        <w:r w:rsidR="00414712">
          <w:t>delta-GLMs</w:t>
        </w:r>
        <w:r w:rsidR="00414712" w:rsidRPr="00E82E87">
          <w:t xml:space="preserve"> </w:t>
        </w:r>
      </w:ins>
      <w:r w:rsidRPr="00E82E87">
        <w:t>have been demonstrated in simulation studies to perform better than conventional delta-</w:t>
      </w:r>
      <w:del w:id="33" w:author="Arnaud" w:date="2020-02-13T15:47:00Z">
        <w:r w:rsidRPr="00E82E87" w:rsidDel="00072A5F">
          <w:delText>generalized linear models.</w:delText>
        </w:r>
      </w:del>
      <w:ins w:id="34" w:author="Arnaud" w:date="2020-02-13T15:47:00Z">
        <w:r w:rsidR="00072A5F">
          <w:t>GLMs</w:t>
        </w:r>
      </w:ins>
      <w:r w:rsidRPr="00E82E87">
        <w:t xml:space="preserve"> However, </w:t>
      </w:r>
      <w:ins w:id="35" w:author="Arnaud" w:date="2020-02-16T15:43:00Z">
        <w:r w:rsidR="00CA3414">
          <w:t>s</w:t>
        </w:r>
      </w:ins>
      <w:ins w:id="36" w:author="Arnaud" w:date="2020-02-13T15:48:00Z">
        <w:r w:rsidR="009B3B8E" w:rsidRPr="00E82E87">
          <w:t xml:space="preserve">patiotemporal </w:t>
        </w:r>
        <w:r w:rsidR="009B3B8E">
          <w:t>delta-GLMs</w:t>
        </w:r>
        <w:r w:rsidR="009B3B8E" w:rsidRPr="00E82E87">
          <w:t xml:space="preserve"> </w:t>
        </w:r>
      </w:ins>
      <w:del w:id="37" w:author="Arnaud" w:date="2020-02-13T15:48:00Z">
        <w:r w:rsidRPr="00E82E87" w:rsidDel="009B3B8E">
          <w:delText xml:space="preserve">they </w:delText>
        </w:r>
      </w:del>
      <w:r w:rsidRPr="00E82E87">
        <w:t xml:space="preserve">have </w:t>
      </w:r>
      <w:del w:id="38" w:author="Arnaud" w:date="2020-02-16T15:43:00Z">
        <w:r w:rsidRPr="00E82E87" w:rsidDel="00ED7ED0">
          <w:delText xml:space="preserve">not </w:delText>
        </w:r>
      </w:del>
      <w:ins w:id="39" w:author="Arnaud" w:date="2020-02-16T15:43:00Z">
        <w:r w:rsidR="00ED7ED0">
          <w:t>rar</w:t>
        </w:r>
        <w:r w:rsidR="005778DA">
          <w:t>e</w:t>
        </w:r>
        <w:r w:rsidR="00ED7ED0">
          <w:t>ly</w:t>
        </w:r>
        <w:r w:rsidR="00ED7ED0" w:rsidRPr="00E82E87">
          <w:t xml:space="preserve"> </w:t>
        </w:r>
      </w:ins>
      <w:r w:rsidRPr="00E82E87">
        <w:t xml:space="preserve">been evaluated in situations where the spatial sampling coverage changes over time (e.g. fisheries expansion or spatial closures). This paper develops a simulation framework to evaluate 1) how the nature of spatial fisheries dependent sampling patterns may bias estimated abundance indices, 2) how temporal shifts in spatial sampling impact our ability to estimate temporal changes in catchability, and 3) how including </w:t>
      </w:r>
      <w:del w:id="40" w:author="Arnaud" w:date="2020-02-16T15:44:00Z">
        <w:r w:rsidRPr="00E82E87" w:rsidDel="005F4D59">
          <w:delText xml:space="preserve">an </w:delText>
        </w:r>
      </w:del>
      <w:ins w:id="41" w:author="Arnaud" w:date="2020-02-16T15:44:00Z">
        <w:r w:rsidR="005F4D59">
          <w:t>seasonal</w:t>
        </w:r>
        <w:r w:rsidR="005F4D59" w:rsidRPr="00E82E87">
          <w:t xml:space="preserve"> </w:t>
        </w:r>
      </w:ins>
      <w:r w:rsidRPr="00E82E87">
        <w:t>environmental covariate</w:t>
      </w:r>
      <w:ins w:id="42" w:author="Arnaud" w:date="2020-02-16T15:44:00Z">
        <w:r w:rsidR="005F4D59">
          <w:t>s</w:t>
        </w:r>
      </w:ins>
      <w:r w:rsidRPr="00E82E87">
        <w:t xml:space="preserve"> and/or </w:t>
      </w:r>
      <w:ins w:id="43" w:author="Arnaud" w:date="2020-02-16T15:44:00Z">
        <w:r w:rsidR="005F4D59">
          <w:t xml:space="preserve">regional annual </w:t>
        </w:r>
        <w:r w:rsidR="005F4D59" w:rsidRPr="00E82E87">
          <w:t xml:space="preserve">indices </w:t>
        </w:r>
      </w:ins>
      <w:del w:id="44" w:author="Arnaud" w:date="2020-02-16T15:44:00Z">
        <w:r w:rsidRPr="00E82E87" w:rsidDel="005F4D59">
          <w:delText xml:space="preserve">a spatially varying coefficient </w:delText>
        </w:r>
      </w:del>
      <w:r w:rsidRPr="00E82E87">
        <w:t xml:space="preserve">in the formulation of </w:t>
      </w:r>
      <w:del w:id="45" w:author="Arnaud" w:date="2020-02-13T15:49:00Z">
        <w:r w:rsidRPr="00E82E87" w:rsidDel="00215BE2">
          <w:delText xml:space="preserve">the </w:delText>
        </w:r>
      </w:del>
      <w:r w:rsidRPr="00E82E87">
        <w:t xml:space="preserve">spatiotemporal </w:t>
      </w:r>
      <w:del w:id="46" w:author="Arnaud" w:date="2020-02-13T15:48:00Z">
        <w:r w:rsidRPr="00E82E87" w:rsidDel="00A4644D">
          <w:delText xml:space="preserve">model </w:delText>
        </w:r>
      </w:del>
      <w:ins w:id="47" w:author="Arnaud" w:date="2020-02-13T15:48:00Z">
        <w:r w:rsidR="00A4644D">
          <w:t>delta-GLM</w:t>
        </w:r>
        <w:r w:rsidR="00215BE2">
          <w:t>s</w:t>
        </w:r>
        <w:r w:rsidR="00A4644D">
          <w:t xml:space="preserve"> </w:t>
        </w:r>
      </w:ins>
      <w:r w:rsidRPr="00E82E87">
        <w:t xml:space="preserve">can improve the estimation of abundance indices given these shifts in spatial sampling. </w:t>
      </w:r>
      <w:ins w:id="48" w:author="Arnaud" w:date="2020-02-13T15:49:00Z">
        <w:r w:rsidR="00215BE2">
          <w:t>S</w:t>
        </w:r>
        <w:r w:rsidR="00215BE2" w:rsidRPr="00E82E87">
          <w:t xml:space="preserve">patiotemporal </w:t>
        </w:r>
        <w:r w:rsidR="00215BE2">
          <w:t xml:space="preserve">delta-GLMs </w:t>
        </w:r>
      </w:ins>
      <w:del w:id="49" w:author="Arnaud" w:date="2020-02-13T15:49:00Z">
        <w:r w:rsidRPr="00E82E87" w:rsidDel="00215BE2">
          <w:delText xml:space="preserve">These models </w:delText>
        </w:r>
      </w:del>
      <w:r w:rsidRPr="00E82E87">
        <w:t xml:space="preserve">are then applied to a case study example where the spatial sampling pattern changed dramatically over time (contraction of the Japanese pole-and-line fishery for skipjack tuna </w:t>
      </w:r>
      <w:ins w:id="50" w:author="Arnaud" w:date="2020-02-13T15:49:00Z">
        <w:r w:rsidR="0080276B">
          <w:t>(</w:t>
        </w:r>
        <w:r w:rsidR="0080276B" w:rsidRPr="0080276B">
          <w:rPr>
            <w:i/>
            <w:iCs/>
            <w:rPrChange w:id="51" w:author="Arnaud" w:date="2020-02-13T15:49:00Z">
              <w:rPr/>
            </w:rPrChange>
          </w:rPr>
          <w:t>Katsuwomus pelamis</w:t>
        </w:r>
        <w:r w:rsidR="0080276B">
          <w:t xml:space="preserve">) </w:t>
        </w:r>
      </w:ins>
      <w:r w:rsidRPr="00E82E87">
        <w:t>in the wes</w:t>
      </w:r>
      <w:r>
        <w:t>tern and central Pacific</w:t>
      </w:r>
      <w:ins w:id="52" w:author="Arnaud" w:date="2020-02-13T15:50:00Z">
        <w:r w:rsidR="002778F8">
          <w:t xml:space="preserve"> Ocean</w:t>
        </w:r>
      </w:ins>
      <w:r>
        <w:t>). R</w:t>
      </w:r>
      <w:r w:rsidRPr="00E82E87">
        <w:t xml:space="preserve">esults indicate </w:t>
      </w:r>
      <w:r>
        <w:t>…</w:t>
      </w:r>
    </w:p>
    <w:p w14:paraId="0D4B691B" w14:textId="77777777" w:rsidR="00E82E87" w:rsidRDefault="00E82E87" w:rsidP="00BF064C">
      <w:pPr>
        <w:pStyle w:val="NoSpacing"/>
        <w:jc w:val="both"/>
        <w:rPr>
          <w:b/>
          <w:u w:val="single"/>
        </w:rPr>
      </w:pPr>
    </w:p>
    <w:p w14:paraId="210BF73E" w14:textId="77777777" w:rsidR="00E164D2" w:rsidRPr="00E164D2" w:rsidRDefault="00E164D2" w:rsidP="00BF064C">
      <w:pPr>
        <w:pStyle w:val="NoSpacing"/>
        <w:jc w:val="both"/>
        <w:rPr>
          <w:b/>
          <w:u w:val="single"/>
        </w:rPr>
      </w:pPr>
      <w:r w:rsidRPr="00E164D2">
        <w:rPr>
          <w:b/>
          <w:u w:val="single"/>
        </w:rPr>
        <w:t>Overview</w:t>
      </w:r>
    </w:p>
    <w:p w14:paraId="6318D578" w14:textId="77777777" w:rsidR="00E164D2" w:rsidRDefault="00E164D2">
      <w:pPr>
        <w:pStyle w:val="NoSpacing"/>
        <w:ind w:firstLine="360"/>
        <w:jc w:val="both"/>
        <w:pPrChange w:id="53" w:author="Arnaud" w:date="2020-02-16T21:07:00Z">
          <w:pPr>
            <w:pStyle w:val="NoSpacing"/>
            <w:jc w:val="both"/>
          </w:pPr>
        </w:pPrChange>
      </w:pPr>
      <w:r w:rsidRPr="00E164D2">
        <w:t>This paper seeks to e</w:t>
      </w:r>
      <w:r>
        <w:t>valuate</w:t>
      </w:r>
      <w:r w:rsidR="005D565A">
        <w:t xml:space="preserve"> the following objectives</w:t>
      </w:r>
      <w:r>
        <w:t xml:space="preserve"> in a simulation framework:</w:t>
      </w:r>
    </w:p>
    <w:p w14:paraId="4AC25587" w14:textId="78280F72" w:rsidR="00E164D2" w:rsidRDefault="00E164D2" w:rsidP="00BF064C">
      <w:pPr>
        <w:pStyle w:val="NoSpacing"/>
        <w:numPr>
          <w:ilvl w:val="0"/>
          <w:numId w:val="3"/>
        </w:numPr>
        <w:jc w:val="both"/>
      </w:pPr>
      <w:r>
        <w:t>How the nature of spatial fisheries dependent sampling patterns may bias estimated abundance indices</w:t>
      </w:r>
      <w:ins w:id="54" w:author="Arnaud" w:date="2020-02-16T21:04:00Z">
        <w:r w:rsidR="00A8738D">
          <w:t xml:space="preserve">. </w:t>
        </w:r>
      </w:ins>
    </w:p>
    <w:p w14:paraId="1C57FC54" w14:textId="09187751" w:rsidR="00E164D2" w:rsidRDefault="00E164D2" w:rsidP="00BF064C">
      <w:pPr>
        <w:pStyle w:val="NoSpacing"/>
        <w:numPr>
          <w:ilvl w:val="0"/>
          <w:numId w:val="3"/>
        </w:numPr>
        <w:jc w:val="both"/>
      </w:pPr>
      <w:r>
        <w:t>How temporal shifts in spatial sampling impact our ability to estimate temporal changes in catchability</w:t>
      </w:r>
      <w:ins w:id="55" w:author="Arnaud" w:date="2020-02-16T21:04:00Z">
        <w:r w:rsidR="00A8738D">
          <w:t xml:space="preserve">. </w:t>
        </w:r>
      </w:ins>
    </w:p>
    <w:p w14:paraId="7677E5A6" w14:textId="33A9AA59" w:rsidR="00E164D2" w:rsidRDefault="00E164D2" w:rsidP="00BF064C">
      <w:pPr>
        <w:pStyle w:val="NoSpacing"/>
        <w:numPr>
          <w:ilvl w:val="0"/>
          <w:numId w:val="3"/>
        </w:numPr>
        <w:jc w:val="both"/>
      </w:pPr>
      <w:r>
        <w:t xml:space="preserve">How including </w:t>
      </w:r>
      <w:del w:id="56" w:author="Arnaud" w:date="2020-02-16T15:45:00Z">
        <w:r w:rsidDel="0021025D">
          <w:delText xml:space="preserve">an </w:delText>
        </w:r>
      </w:del>
      <w:ins w:id="57" w:author="Arnaud" w:date="2020-02-16T15:45:00Z">
        <w:r w:rsidR="0021025D">
          <w:t xml:space="preserve">a seasonal </w:t>
        </w:r>
      </w:ins>
      <w:r>
        <w:t xml:space="preserve">environmental covariate </w:t>
      </w:r>
      <w:ins w:id="58" w:author="Arnaud" w:date="2020-02-16T15:48:00Z">
        <w:r w:rsidR="00644144">
          <w:t>(sea</w:t>
        </w:r>
      </w:ins>
      <w:ins w:id="59" w:author="Arnaud" w:date="2020-02-16T15:49:00Z">
        <w:r w:rsidR="00644144">
          <w:t xml:space="preserve"> surface temperature or SST</w:t>
        </w:r>
      </w:ins>
      <w:ins w:id="60" w:author="Arnaud" w:date="2020-02-16T15:48:00Z">
        <w:r w:rsidR="00644144">
          <w:t xml:space="preserve">) </w:t>
        </w:r>
      </w:ins>
      <w:r>
        <w:t xml:space="preserve">and/or a </w:t>
      </w:r>
      <w:del w:id="61" w:author="Arnaud" w:date="2020-02-16T15:45:00Z">
        <w:r w:rsidDel="0021025D">
          <w:delText xml:space="preserve">spatially varying coefficient </w:delText>
        </w:r>
      </w:del>
      <w:ins w:id="62" w:author="Arnaud" w:date="2020-02-16T15:45:00Z">
        <w:r w:rsidR="0021025D">
          <w:t>regional annual index (</w:t>
        </w:r>
      </w:ins>
      <w:ins w:id="63" w:author="Arnaud" w:date="2020-02-16T21:04:00Z">
        <w:r w:rsidR="00F65217">
          <w:t xml:space="preserve">the </w:t>
        </w:r>
      </w:ins>
      <w:ins w:id="64" w:author="Arnaud" w:date="2020-02-16T15:46:00Z">
        <w:r w:rsidR="0021025D">
          <w:t>El Ni</w:t>
        </w:r>
      </w:ins>
      <w:ins w:id="65" w:author="Arnaud" w:date="2020-02-16T15:48:00Z">
        <w:r w:rsidR="00644144">
          <w:t>ñ</w:t>
        </w:r>
      </w:ins>
      <w:ins w:id="66" w:author="Arnaud" w:date="2020-02-16T15:46:00Z">
        <w:r w:rsidR="0021025D">
          <w:t>o Southern Oscillation or ENSO</w:t>
        </w:r>
      </w:ins>
      <w:ins w:id="67" w:author="Arnaud" w:date="2020-02-16T15:45:00Z">
        <w:r w:rsidR="0021025D">
          <w:t xml:space="preserve">) </w:t>
        </w:r>
      </w:ins>
      <w:r>
        <w:t xml:space="preserve">in the formulation of </w:t>
      </w:r>
      <w:del w:id="68" w:author="Arnaud" w:date="2020-02-16T15:46:00Z">
        <w:r w:rsidDel="0021025D">
          <w:delText>the VAST</w:delText>
        </w:r>
      </w:del>
      <w:ins w:id="69" w:author="Arnaud" w:date="2020-02-16T15:46:00Z">
        <w:r w:rsidR="0021025D">
          <w:t>a spatiotemporal</w:t>
        </w:r>
      </w:ins>
      <w:r>
        <w:t xml:space="preserve"> </w:t>
      </w:r>
      <w:del w:id="70" w:author="Arnaud" w:date="2020-02-16T15:46:00Z">
        <w:r w:rsidDel="0021025D">
          <w:delText xml:space="preserve">model </w:delText>
        </w:r>
      </w:del>
      <w:ins w:id="71" w:author="Arnaud" w:date="2020-02-16T15:46:00Z">
        <w:r w:rsidR="0021025D">
          <w:t xml:space="preserve">delta-GLM </w:t>
        </w:r>
      </w:ins>
      <w:r>
        <w:t xml:space="preserve">can </w:t>
      </w:r>
      <w:r w:rsidR="00B70E09">
        <w:t>affect</w:t>
      </w:r>
      <w:r>
        <w:t xml:space="preserve"> the estimation of abundance indices given these shifts in spatial sampling. </w:t>
      </w:r>
    </w:p>
    <w:p w14:paraId="70B207EA" w14:textId="77777777" w:rsidR="00E164D2" w:rsidRDefault="00E164D2" w:rsidP="00BF064C">
      <w:pPr>
        <w:pStyle w:val="NoSpacing"/>
        <w:jc w:val="both"/>
      </w:pPr>
    </w:p>
    <w:p w14:paraId="78E68A86" w14:textId="55068AA6" w:rsidR="00E164D2" w:rsidRDefault="00E164D2">
      <w:pPr>
        <w:pStyle w:val="NoSpacing"/>
        <w:ind w:firstLine="360"/>
        <w:jc w:val="both"/>
        <w:pPrChange w:id="72" w:author="Arnaud" w:date="2020-02-16T21:07:00Z">
          <w:pPr>
            <w:pStyle w:val="NoSpacing"/>
            <w:jc w:val="both"/>
          </w:pPr>
        </w:pPrChange>
      </w:pPr>
      <w:del w:id="73" w:author="Arnaud" w:date="2020-02-16T21:05:00Z">
        <w:r w:rsidDel="00BF522E">
          <w:delText xml:space="preserve">These </w:delText>
        </w:r>
      </w:del>
      <w:ins w:id="74" w:author="Arnaud" w:date="2020-02-16T21:05:00Z">
        <w:r w:rsidR="00BF522E">
          <w:t xml:space="preserve">CPUE standardization </w:t>
        </w:r>
      </w:ins>
      <w:r>
        <w:t xml:space="preserve">methods </w:t>
      </w:r>
      <w:ins w:id="75" w:author="Arnaud" w:date="2020-02-16T21:05:00Z">
        <w:r w:rsidR="005F2AE5">
          <w:t xml:space="preserve">using </w:t>
        </w:r>
      </w:ins>
      <w:ins w:id="76" w:author="Arnaud" w:date="2020-02-16T21:06:00Z">
        <w:r w:rsidR="005F2AE5">
          <w:t xml:space="preserve">a </w:t>
        </w:r>
      </w:ins>
      <w:ins w:id="77" w:author="Arnaud" w:date="2020-02-16T21:05:00Z">
        <w:r w:rsidR="005F2AE5">
          <w:t>spatiotemporal del</w:t>
        </w:r>
      </w:ins>
      <w:ins w:id="78" w:author="Arnaud" w:date="2020-02-16T21:06:00Z">
        <w:r w:rsidR="005F2AE5">
          <w:t xml:space="preserve">ta-GLM </w:t>
        </w:r>
      </w:ins>
      <w:r>
        <w:t xml:space="preserve">are then be applied to a </w:t>
      </w:r>
      <w:del w:id="79" w:author="Arnaud" w:date="2020-02-16T15:49:00Z">
        <w:r w:rsidDel="00F91EE5">
          <w:delText>real world</w:delText>
        </w:r>
      </w:del>
      <w:ins w:id="80" w:author="Arnaud" w:date="2020-02-16T15:49:00Z">
        <w:r w:rsidR="00F91EE5">
          <w:t>real-world</w:t>
        </w:r>
      </w:ins>
      <w:r>
        <w:t xml:space="preserve"> application where spatial sampling has changed over time: the Japanese pole-and-line fishery for skipjack tuna </w:t>
      </w:r>
      <w:ins w:id="81" w:author="Arnaud" w:date="2020-02-13T15:51:00Z">
        <w:r w:rsidR="002778F8">
          <w:t>(</w:t>
        </w:r>
        <w:r w:rsidR="002778F8" w:rsidRPr="0085257F">
          <w:rPr>
            <w:i/>
            <w:iCs/>
          </w:rPr>
          <w:t>Katsuwomus pelamis</w:t>
        </w:r>
        <w:r w:rsidR="002778F8">
          <w:t xml:space="preserve">) </w:t>
        </w:r>
      </w:ins>
      <w:r>
        <w:t>in the western and central Pacific </w:t>
      </w:r>
      <w:r w:rsidR="004029EA">
        <w:t>Ocean (WCPO).</w:t>
      </w:r>
    </w:p>
    <w:p w14:paraId="3F5D33E3" w14:textId="77777777" w:rsidR="00E164D2" w:rsidRDefault="00E164D2" w:rsidP="00BF064C">
      <w:pPr>
        <w:pStyle w:val="NoSpacing"/>
        <w:jc w:val="both"/>
      </w:pPr>
    </w:p>
    <w:p w14:paraId="759C5305" w14:textId="77777777" w:rsidR="00E164D2" w:rsidRDefault="00E164D2" w:rsidP="00BF064C">
      <w:pPr>
        <w:pStyle w:val="NoSpacing"/>
        <w:jc w:val="both"/>
        <w:rPr>
          <w:b/>
          <w:u w:val="single"/>
        </w:rPr>
      </w:pPr>
      <w:r w:rsidRPr="00E164D2">
        <w:rPr>
          <w:b/>
          <w:u w:val="single"/>
        </w:rPr>
        <w:t>Methods</w:t>
      </w:r>
      <w:r w:rsidR="00DB44D5">
        <w:rPr>
          <w:b/>
          <w:u w:val="single"/>
        </w:rPr>
        <w:t xml:space="preserve"> – Simulating Spatial Sampling Patterns</w:t>
      </w:r>
    </w:p>
    <w:p w14:paraId="0929D291" w14:textId="77777777" w:rsidR="00DB44D5" w:rsidRPr="00E164D2" w:rsidRDefault="00DB44D5" w:rsidP="00BF064C">
      <w:pPr>
        <w:pStyle w:val="NoSpacing"/>
        <w:jc w:val="both"/>
        <w:rPr>
          <w:b/>
          <w:u w:val="single"/>
        </w:rPr>
      </w:pPr>
    </w:p>
    <w:p w14:paraId="247FBFF2" w14:textId="5585EF68" w:rsidR="00556D9B" w:rsidRDefault="00E164D2">
      <w:pPr>
        <w:pStyle w:val="NoSpacing"/>
        <w:ind w:firstLine="720"/>
        <w:jc w:val="both"/>
        <w:pPrChange w:id="82" w:author="Arnaud" w:date="2020-02-13T16:43:00Z">
          <w:pPr>
            <w:pStyle w:val="NoSpacing"/>
            <w:jc w:val="both"/>
          </w:pPr>
        </w:pPrChange>
      </w:pPr>
      <w:r>
        <w:t xml:space="preserve">The simulation </w:t>
      </w:r>
      <w:del w:id="83" w:author="Arnaud" w:date="2020-02-16T15:56:00Z">
        <w:r w:rsidDel="002D0035">
          <w:delText xml:space="preserve">uses </w:delText>
        </w:r>
      </w:del>
      <w:ins w:id="84" w:author="Arnaud" w:date="2020-02-16T15:56:00Z">
        <w:r w:rsidR="002D0035">
          <w:t xml:space="preserve">used </w:t>
        </w:r>
      </w:ins>
      <w:r>
        <w:t xml:space="preserve">as a base the </w:t>
      </w:r>
      <w:commentRangeStart w:id="85"/>
      <w:r>
        <w:t>SEAPODYM</w:t>
      </w:r>
      <w:commentRangeEnd w:id="85"/>
      <w:r w:rsidR="00407E7F">
        <w:rPr>
          <w:rStyle w:val="CommentReference"/>
        </w:rPr>
        <w:commentReference w:id="85"/>
      </w:r>
      <w:r>
        <w:t xml:space="preserve"> biomass field </w:t>
      </w:r>
      <m:oMath>
        <m:sSub>
          <m:sSubPr>
            <m:ctrlPr>
              <w:ins w:id="86" w:author="James.Thorson" w:date="2020-02-11T10:20:00Z">
                <w:rPr>
                  <w:rFonts w:ascii="Cambria Math" w:hAnsi="Cambria Math"/>
                  <w:i/>
                </w:rPr>
              </w:ins>
            </m:ctrlPr>
          </m:sSubPr>
          <m:e>
            <m:r>
              <w:ins w:id="87" w:author="James.Thorson" w:date="2020-02-11T10:20:00Z">
                <w:rPr>
                  <w:rFonts w:ascii="Cambria Math" w:hAnsi="Cambria Math"/>
                </w:rPr>
                <m:t>S</m:t>
              </w:ins>
            </m:r>
          </m:e>
          <m:sub>
            <m:r>
              <w:ins w:id="88" w:author="James.Thorson" w:date="2020-02-11T10:20:00Z">
                <w:rPr>
                  <w:rFonts w:ascii="Cambria Math" w:hAnsi="Cambria Math"/>
                </w:rPr>
                <m:t>x,t</m:t>
              </w:ins>
            </m:r>
          </m:sub>
        </m:sSub>
      </m:oMath>
      <w:ins w:id="89" w:author="James.Thorson" w:date="2020-02-11T10:20:00Z">
        <w:r w:rsidR="00796598">
          <w:t xml:space="preserve"> </w:t>
        </w:r>
      </w:ins>
      <w:r>
        <w:t>for adult skipjack</w:t>
      </w:r>
      <w:r w:rsidR="004C2DC2">
        <w:t xml:space="preserve"> tuna</w:t>
      </w:r>
      <w:r>
        <w:t xml:space="preserve"> from 1979-2008 (</w:t>
      </w:r>
      <w:del w:id="90" w:author="Arnaud" w:date="2020-02-16T15:49:00Z">
        <w:r w:rsidDel="00BA7032">
          <w:delText>1</w:delText>
        </w:r>
        <w:r w:rsidR="00B809FE" w:rsidDel="00BA7032">
          <w:delText>°</w:delText>
        </w:r>
        <w:r w:rsidDel="00BA7032">
          <w:delText>x</w:delText>
        </w:r>
      </w:del>
      <w:r>
        <w:t>1</w:t>
      </w:r>
      <w:r w:rsidR="00B809FE">
        <w:t>°</w:t>
      </w:r>
      <w:r>
        <w:t xml:space="preserve"> spatial resolution </w:t>
      </w:r>
      <w:del w:id="91" w:author="Arnaud" w:date="2020-02-16T15:56:00Z">
        <w:r w:rsidDel="00423F36">
          <w:delText xml:space="preserve">&amp; </w:delText>
        </w:r>
      </w:del>
      <w:ins w:id="92" w:author="Arnaud" w:date="2020-02-16T15:56:00Z">
        <w:r w:rsidR="00423F36">
          <w:t xml:space="preserve">and </w:t>
        </w:r>
      </w:ins>
      <w:r>
        <w:t>quarterly temporal resolution)</w:t>
      </w:r>
      <w:ins w:id="93" w:author="James.Thorson" w:date="2020-02-11T10:20:00Z">
        <w:r w:rsidR="00796598">
          <w:t>; we then converted that to a simulated biomass</w:t>
        </w:r>
      </w:ins>
      <w:ins w:id="94" w:author="Arnaud" w:date="2020-02-16T15:56:00Z">
        <w:r w:rsidR="0083497C">
          <w:t xml:space="preserve"> field</w:t>
        </w:r>
      </w:ins>
      <w:ins w:id="95" w:author="James.Thorson" w:date="2020-02-11T10:20:00Z">
        <w:r w:rsidR="00796598">
          <w:t xml:space="preserve"> </w:t>
        </w:r>
        <m:oMath>
          <m:sSub>
            <m:sSubPr>
              <m:ctrlPr>
                <w:rPr>
                  <w:rFonts w:ascii="Cambria Math" w:hAnsi="Cambria Math"/>
                  <w:i/>
                </w:rPr>
              </m:ctrlPr>
            </m:sSubPr>
            <m:e>
              <m:r>
                <w:rPr>
                  <w:rFonts w:ascii="Cambria Math" w:hAnsi="Cambria Math"/>
                </w:rPr>
                <m:t>A</m:t>
              </m:r>
            </m:e>
            <m:sub>
              <m:r>
                <w:rPr>
                  <w:rFonts w:ascii="Cambria Math" w:hAnsi="Cambria Math"/>
                </w:rPr>
                <m:t>x,t</m:t>
              </m:r>
            </m:sub>
          </m:sSub>
        </m:oMath>
        <w:r w:rsidR="00796598">
          <w:rPr>
            <w:rFonts w:eastAsiaTheme="minorEastAsia"/>
          </w:rPr>
          <w:t xml:space="preserve"> which we treated as true biomass </w:t>
        </w:r>
      </w:ins>
      <w:ins w:id="96" w:author="Arnaud" w:date="2020-02-16T15:56:00Z">
        <w:r w:rsidR="0083497C">
          <w:rPr>
            <w:rFonts w:eastAsiaTheme="minorEastAsia"/>
          </w:rPr>
          <w:t xml:space="preserve">field </w:t>
        </w:r>
      </w:ins>
      <w:ins w:id="97" w:author="James.Thorson" w:date="2020-02-11T10:20:00Z">
        <w:r w:rsidR="00796598">
          <w:rPr>
            <w:rFonts w:eastAsiaTheme="minorEastAsia"/>
          </w:rPr>
          <w:t>for simulating data and calculating performance metrics</w:t>
        </w:r>
      </w:ins>
      <w:r>
        <w:t>.</w:t>
      </w:r>
      <w:r w:rsidR="004029EA">
        <w:t xml:space="preserve"> The spatial frame of the simulation covers the spatial extent of the Western and Central Pacific Fisheries Commission (WCPFC) </w:t>
      </w:r>
      <w:r w:rsidR="004029EA">
        <w:lastRenderedPageBreak/>
        <w:t xml:space="preserve">assessment boundaries from 102° E to 210° E longitude and from </w:t>
      </w:r>
      <w:del w:id="98" w:author="Arnaud" w:date="2020-02-13T15:55:00Z">
        <w:r w:rsidR="004029EA" w:rsidDel="002B7569">
          <w:delText>-</w:delText>
        </w:r>
      </w:del>
      <w:r w:rsidR="004029EA">
        <w:t>20° S to 50° N latitude.</w:t>
      </w:r>
      <w:r w:rsidR="002E3DAE">
        <w:t xml:space="preserve"> The output from the SEAPODYM model is a smooth biomass field with positive non-zero abundance predicted for all </w:t>
      </w:r>
      <w:ins w:id="99" w:author="Arnaud" w:date="2020-02-16T15:57:00Z">
        <w:r w:rsidR="00E13F04">
          <w:t>1°</w:t>
        </w:r>
      </w:ins>
      <w:ins w:id="100" w:author="Arnaud" w:date="2020-02-13T15:56:00Z">
        <w:r w:rsidR="000A28F1" w:rsidRPr="00E448B8">
          <w:rPr>
            <w:lang w:val="en-US"/>
          </w:rPr>
          <w:t xml:space="preserve"> </w:t>
        </w:r>
      </w:ins>
      <w:del w:id="101" w:author="Arnaud" w:date="2020-02-13T15:56:00Z">
        <w:r w:rsidR="002E3DAE" w:rsidDel="000A28F1">
          <w:delText xml:space="preserve">1x1 </w:delText>
        </w:r>
      </w:del>
      <w:del w:id="102" w:author="Arnaud" w:date="2020-02-16T15:57:00Z">
        <w:r w:rsidR="002E3DAE" w:rsidDel="00E13F04">
          <w:delText xml:space="preserve">degree </w:delText>
        </w:r>
      </w:del>
      <w:r w:rsidR="002E3DAE">
        <w:t xml:space="preserve">spatial cells (not including land). Fish distributions are known to be spatially patchy so areas of zero skipjack abundance were introduced. </w:t>
      </w:r>
      <w:r w:rsidR="004C2DC2">
        <w:t xml:space="preserve">The abundance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x,t</m:t>
            </m:r>
          </m:sub>
        </m:sSub>
        <m:r>
          <w:rPr>
            <w:rFonts w:ascii="Cambria Math" w:hAnsi="Cambria Math"/>
          </w:rPr>
          <m:t>)</m:t>
        </m:r>
      </m:oMath>
      <w:r w:rsidR="004C2DC2">
        <w:rPr>
          <w:rFonts w:eastAsiaTheme="minorEastAsia"/>
        </w:rPr>
        <w:t xml:space="preserve"> </w:t>
      </w:r>
      <w:r w:rsidR="004C2DC2">
        <w:t xml:space="preserve"> in each cell </w:t>
      </w:r>
      <w:r w:rsidR="004C2DC2">
        <w:rPr>
          <w:i/>
        </w:rPr>
        <w:t xml:space="preserve">x </w:t>
      </w:r>
      <w:r w:rsidR="004C2DC2">
        <w:t xml:space="preserve">and time </w:t>
      </w:r>
      <w:r w:rsidR="004C2DC2">
        <w:rPr>
          <w:i/>
        </w:rPr>
        <w:t xml:space="preserve">t </w:t>
      </w:r>
      <w:r w:rsidR="002E3DAE" w:rsidRPr="004C2DC2">
        <w:t>were</w:t>
      </w:r>
      <w:r w:rsidR="002E3DAE">
        <w:t xml:space="preserve"> randomly selected to be set to zero according to a </w:t>
      </w:r>
      <w:r w:rsidR="00537C70">
        <w:t>single random draw from</w:t>
      </w:r>
      <w:r w:rsidR="00556D9B">
        <w:t xml:space="preserve"> a</w:t>
      </w:r>
      <w:r w:rsidR="00537C70">
        <w:t xml:space="preserve"> </w:t>
      </w:r>
      <w:r w:rsidR="002E3DAE">
        <w:t>multinomial distribution</w:t>
      </w:r>
      <w:ins w:id="103" w:author="Arnaud" w:date="2020-02-16T15:57:00Z">
        <w:r w:rsidR="00B54EF8">
          <w:t>:</w:t>
        </w:r>
      </w:ins>
    </w:p>
    <w:p w14:paraId="53F37464" w14:textId="77777777" w:rsidR="00556D9B" w:rsidRPr="000A16F2" w:rsidRDefault="00556D9B" w:rsidP="00BF064C">
      <w:pPr>
        <w:pStyle w:val="NoSpacing"/>
        <w:jc w:val="both"/>
      </w:pPr>
      <m:oMathPara>
        <m:oMath>
          <m:r>
            <w:rPr>
              <w:rFonts w:ascii="Cambria Math" w:eastAsiaTheme="minorEastAsia" w:hAnsi="Cambria Math"/>
            </w:rPr>
            <m:t xml:space="preserve">Zero cells ~ </m:t>
          </m:r>
          <m:r>
            <w:rPr>
              <w:rFonts w:ascii="Cambria Math" w:hAnsi="Cambria Math"/>
            </w:rPr>
            <m:t>Multinomial</m:t>
          </m:r>
          <m:d>
            <m:dPr>
              <m:ctrlPr>
                <w:rPr>
                  <w:rFonts w:ascii="Cambria Math" w:hAnsi="Cambria Math"/>
                  <w:i/>
                </w:rPr>
              </m:ctrlPr>
            </m:dPr>
            <m:e>
              <m:r>
                <w:rPr>
                  <w:rFonts w:ascii="Cambria Math" w:hAnsi="Cambria Math"/>
                </w:rPr>
                <m:t>1,size=</m:t>
              </m:r>
              <m:sSub>
                <m:sSubPr>
                  <m:ctrlPr>
                    <w:rPr>
                      <w:rFonts w:ascii="Cambria Math" w:hAnsi="Cambria Math"/>
                      <w:i/>
                    </w:rPr>
                  </m:ctrlPr>
                </m:sSubPr>
                <m:e>
                  <m:r>
                    <w:rPr>
                      <w:rFonts w:ascii="Cambria Math" w:hAnsi="Cambria Math"/>
                    </w:rPr>
                    <m:t>n</m:t>
                  </m:r>
                </m:e>
                <m:sub>
                  <m:r>
                    <w:rPr>
                      <w:rFonts w:ascii="Cambria Math" w:hAnsi="Cambria Math"/>
                    </w:rPr>
                    <m:t>zero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zero</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x,t</m:t>
                          </m:r>
                        </m:sub>
                      </m:sSub>
                    </m:e>
                  </m:rad>
                </m:den>
              </m:f>
            </m:e>
          </m:d>
        </m:oMath>
      </m:oMathPara>
    </w:p>
    <w:p w14:paraId="3DC4F320" w14:textId="77777777" w:rsidR="000A16F2" w:rsidRDefault="00743286" w:rsidP="00BF064C">
      <w:pPr>
        <w:pStyle w:val="NoSpacing"/>
        <w:jc w:val="both"/>
      </w:pPr>
      <m:oMathPara>
        <m:oMath>
          <m:sSub>
            <m:sSubPr>
              <m:ctrlPr>
                <w:rPr>
                  <w:rFonts w:ascii="Cambria Math" w:hAnsi="Cambria Math"/>
                  <w:i/>
                </w:rPr>
              </m:ctrlPr>
            </m:sSubPr>
            <m:e>
              <m:r>
                <w:rPr>
                  <w:rFonts w:ascii="Cambria Math" w:hAnsi="Cambria Math"/>
                </w:rPr>
                <m:t>A</m:t>
              </m:r>
            </m:e>
            <m:sub>
              <m:r>
                <w:rPr>
                  <w:rFonts w:ascii="Cambria Math" w:hAnsi="Cambria Math"/>
                </w:rPr>
                <m:t>x,t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x,t</m:t>
                      </m:r>
                    </m:sub>
                  </m:sSub>
                </m:e>
                <m:e>
                  <m:r>
                    <w:rPr>
                      <w:rFonts w:ascii="Cambria Math" w:hAnsi="Cambria Math"/>
                    </w:rPr>
                    <m:t>0 if cel</m:t>
                  </m:r>
                  <m:sSub>
                    <m:sSubPr>
                      <m:ctrlPr>
                        <w:rPr>
                          <w:rFonts w:ascii="Cambria Math" w:hAnsi="Cambria Math"/>
                          <w:i/>
                        </w:rPr>
                      </m:ctrlPr>
                    </m:sSubPr>
                    <m:e>
                      <m:r>
                        <w:rPr>
                          <w:rFonts w:ascii="Cambria Math" w:hAnsi="Cambria Math"/>
                        </w:rPr>
                        <m:t>l</m:t>
                      </m:r>
                    </m:e>
                    <m:sub>
                      <m:r>
                        <w:rPr>
                          <w:rFonts w:ascii="Cambria Math" w:hAnsi="Cambria Math"/>
                        </w:rPr>
                        <m:t>x,t</m:t>
                      </m:r>
                    </m:sub>
                  </m:sSub>
                  <m:r>
                    <w:rPr>
                      <w:rFonts w:ascii="Cambria Math" w:hAnsi="Cambria Math"/>
                    </w:rPr>
                    <m:t>∈Zero cells</m:t>
                  </m:r>
                </m:e>
              </m:eqArr>
            </m:e>
          </m:d>
        </m:oMath>
      </m:oMathPara>
    </w:p>
    <w:p w14:paraId="47AFE173" w14:textId="1B78F51C" w:rsidR="004029EA" w:rsidRPr="004C2DC2" w:rsidRDefault="00F26B34" w:rsidP="00BF064C">
      <w:pPr>
        <w:pStyle w:val="NoSpacing"/>
        <w:jc w:val="both"/>
      </w:pPr>
      <w:ins w:id="104" w:author="Arnaud" w:date="2020-02-13T16:02:00Z">
        <w:r>
          <w:t>w</w:t>
        </w:r>
      </w:ins>
      <w:del w:id="105" w:author="Arnaud" w:date="2020-02-13T16:02:00Z">
        <w:r w:rsidR="00556D9B" w:rsidDel="00F26B34">
          <w:delText>W</w:delText>
        </w:r>
      </w:del>
      <w:r w:rsidR="00556D9B">
        <w:t xml:space="preserve">here </w:t>
      </w:r>
      <m:oMath>
        <m:sSub>
          <m:sSubPr>
            <m:ctrlPr>
              <w:rPr>
                <w:rFonts w:ascii="Cambria Math" w:hAnsi="Cambria Math"/>
                <w:i/>
              </w:rPr>
            </m:ctrlPr>
          </m:sSubPr>
          <m:e>
            <m:r>
              <w:rPr>
                <w:rFonts w:ascii="Cambria Math" w:hAnsi="Cambria Math"/>
              </w:rPr>
              <m:t>n</m:t>
            </m:r>
          </m:e>
          <m:sub>
            <m:r>
              <w:rPr>
                <w:rFonts w:ascii="Cambria Math" w:hAnsi="Cambria Math"/>
              </w:rPr>
              <m:t>zero</m:t>
            </m:r>
          </m:sub>
        </m:sSub>
      </m:oMath>
      <w:r w:rsidR="00556D9B">
        <w:rPr>
          <w:rFonts w:eastAsiaTheme="minorEastAsia"/>
        </w:rPr>
        <w:t xml:space="preserve"> was</w:t>
      </w:r>
      <w:r w:rsidR="00537C70">
        <w:t xml:space="preserve"> equal to 10% of the total number of cells</w:t>
      </w:r>
      <w:ins w:id="106" w:author="Arnaud" w:date="2020-02-16T15:58:00Z">
        <w:r w:rsidR="006B3750">
          <w:t>-</w:t>
        </w:r>
        <w:r w:rsidR="00A75BCF">
          <w:t>time ste</w:t>
        </w:r>
        <w:r w:rsidR="00750D62">
          <w:t>ps</w:t>
        </w:r>
      </w:ins>
      <w:r w:rsidR="004C2DC2">
        <w:t xml:space="preserve"> (</w:t>
      </w:r>
      <m:oMath>
        <m:r>
          <w:rPr>
            <w:rFonts w:ascii="Cambria Math" w:hAnsi="Cambria Math"/>
          </w:rPr>
          <m:t>x×t</m:t>
        </m:r>
      </m:oMath>
      <w:r w:rsidR="004C2DC2">
        <w:t>)</w:t>
      </w:r>
      <w:r w:rsidR="00556D9B">
        <w:t xml:space="preserve"> in the SEAPODYM output (rounded to the nearest integer)</w:t>
      </w:r>
      <w:ins w:id="107" w:author="Arnaud" w:date="2020-02-16T21:08:00Z">
        <w:r w:rsidR="004C0252">
          <w:t xml:space="preserve">; </w:t>
        </w:r>
      </w:ins>
      <w:del w:id="108" w:author="Arnaud" w:date="2020-02-16T21:08:00Z">
        <w:r w:rsidR="00537C70" w:rsidDel="004C0252">
          <w:delText xml:space="preserve"> </w:delText>
        </w:r>
      </w:del>
      <w:r w:rsidR="00537C70">
        <w:t>and</w:t>
      </w:r>
      <w:r w:rsidR="002E3DAE">
        <w:t xml:space="preserve"> </w:t>
      </w:r>
      <w:del w:id="109" w:author="Arnaud" w:date="2020-02-16T21:08:00Z">
        <w:r w:rsidR="002E3DAE" w:rsidDel="004C0252">
          <w:delText xml:space="preserve">where </w:delText>
        </w:r>
      </w:del>
      <w:r w:rsidR="002E3DAE">
        <w:t xml:space="preserve">the probability of being selected </w:t>
      </w:r>
      <m:oMath>
        <m:sSub>
          <m:sSubPr>
            <m:ctrlPr>
              <w:rPr>
                <w:rFonts w:ascii="Cambria Math" w:hAnsi="Cambria Math"/>
                <w:i/>
              </w:rPr>
            </m:ctrlPr>
          </m:sSubPr>
          <m:e>
            <m:r>
              <w:rPr>
                <w:rFonts w:ascii="Cambria Math" w:hAnsi="Cambria Math"/>
              </w:rPr>
              <m:t>p</m:t>
            </m:r>
          </m:e>
          <m:sub>
            <m:r>
              <w:rPr>
                <w:rFonts w:ascii="Cambria Math" w:hAnsi="Cambria Math"/>
              </w:rPr>
              <m:t>zero</m:t>
            </m:r>
          </m:sub>
        </m:sSub>
      </m:oMath>
      <w:r w:rsidR="00556D9B">
        <w:rPr>
          <w:rFonts w:eastAsiaTheme="minorEastAsia"/>
        </w:rPr>
        <w:t xml:space="preserve"> as a zero cell was inversely proportional </w:t>
      </w:r>
      <w:r w:rsidR="000A16F2">
        <w:rPr>
          <w:rFonts w:eastAsiaTheme="minorEastAsia"/>
        </w:rPr>
        <w:t>to the square root of the SEAPODYM abundance</w:t>
      </w:r>
      <w:r w:rsidR="004C2DC2">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x,t</m:t>
            </m:r>
          </m:sub>
        </m:sSub>
      </m:oMath>
      <w:r w:rsidR="004C2DC2">
        <w:rPr>
          <w:rFonts w:eastAsiaTheme="minorEastAsia"/>
        </w:rPr>
        <w:t xml:space="preserve">) </w:t>
      </w:r>
      <w:r w:rsidR="000A16F2">
        <w:rPr>
          <w:rFonts w:eastAsiaTheme="minorEastAsia"/>
        </w:rPr>
        <w:t xml:space="preserve">at location </w:t>
      </w:r>
      <w:r w:rsidR="000A16F2" w:rsidRPr="000A16F2">
        <w:rPr>
          <w:rFonts w:eastAsiaTheme="minorEastAsia"/>
          <w:i/>
        </w:rPr>
        <w:t>x</w:t>
      </w:r>
      <w:r w:rsidR="000A16F2">
        <w:rPr>
          <w:rFonts w:eastAsiaTheme="minorEastAsia"/>
        </w:rPr>
        <w:t xml:space="preserve"> and time </w:t>
      </w:r>
      <w:r w:rsidR="000A16F2" w:rsidRPr="000A16F2">
        <w:rPr>
          <w:rFonts w:eastAsiaTheme="minorEastAsia"/>
          <w:i/>
        </w:rPr>
        <w:t>t</w:t>
      </w:r>
      <w:r w:rsidR="004C2DC2">
        <w:rPr>
          <w:rFonts w:eastAsiaTheme="minorEastAsia"/>
        </w:rPr>
        <w:t>.</w:t>
      </w:r>
      <w:r w:rsidR="000A16F2">
        <w:rPr>
          <w:rFonts w:eastAsiaTheme="minorEastAsia"/>
          <w:i/>
        </w:rPr>
        <w:t xml:space="preserve"> </w:t>
      </w:r>
      <w:r w:rsidR="004C2DC2">
        <w:rPr>
          <w:rFonts w:eastAsiaTheme="minorEastAsia"/>
        </w:rPr>
        <w:t>This had the effect that cells on the fringes of the spatiotemporal distribution of skipjack tuna were more likely to have zero abundance.</w:t>
      </w:r>
    </w:p>
    <w:p w14:paraId="4168D5EA" w14:textId="77777777" w:rsidR="004029EA" w:rsidRDefault="004029EA" w:rsidP="00BF064C">
      <w:pPr>
        <w:pStyle w:val="NoSpacing"/>
        <w:jc w:val="both"/>
      </w:pPr>
    </w:p>
    <w:p w14:paraId="6DE34361" w14:textId="730E1AA9" w:rsidR="000A16F2" w:rsidRDefault="00E164D2">
      <w:pPr>
        <w:pStyle w:val="NoSpacing"/>
        <w:ind w:firstLine="720"/>
        <w:jc w:val="both"/>
        <w:pPrChange w:id="110" w:author="Arnaud" w:date="2020-02-13T16:43:00Z">
          <w:pPr>
            <w:pStyle w:val="NoSpacing"/>
            <w:jc w:val="both"/>
          </w:pPr>
        </w:pPrChange>
      </w:pPr>
      <w:r>
        <w:t>To address the first objective</w:t>
      </w:r>
      <w:ins w:id="111" w:author="Arnaud" w:date="2020-02-16T15:59:00Z">
        <w:r w:rsidR="0058607F">
          <w:t xml:space="preserve"> of the present study</w:t>
        </w:r>
      </w:ins>
      <w:r>
        <w:t xml:space="preserve">, </w:t>
      </w:r>
      <m:oMath>
        <m:sSub>
          <m:sSubPr>
            <m:ctrlPr>
              <w:rPr>
                <w:rFonts w:ascii="Cambria Math" w:hAnsi="Cambria Math"/>
                <w:i/>
              </w:rPr>
            </m:ctrlPr>
          </m:sSubPr>
          <m:e>
            <m:r>
              <w:rPr>
                <w:rFonts w:ascii="Cambria Math" w:hAnsi="Cambria Math"/>
              </w:rPr>
              <m:t>S</m:t>
            </m:r>
          </m:e>
          <m:sub>
            <m:r>
              <w:rPr>
                <w:rFonts w:ascii="Cambria Math" w:hAnsi="Cambria Math"/>
              </w:rPr>
              <m:t>x,t</m:t>
            </m:r>
          </m:sub>
        </m:sSub>
      </m:oMath>
      <w:r w:rsidR="000A16F2">
        <w:rPr>
          <w:rFonts w:eastAsiaTheme="minorEastAsia"/>
        </w:rPr>
        <w:t xml:space="preserve"> was</w:t>
      </w:r>
      <w:r>
        <w:t xml:space="preserve"> sampled under </w:t>
      </w:r>
      <w:r w:rsidR="004029EA">
        <w:t>six</w:t>
      </w:r>
      <w:r>
        <w:t xml:space="preserve"> different effort patterns (</w:t>
      </w:r>
      <w:r w:rsidR="004029EA">
        <w:t>one</w:t>
      </w:r>
      <w:r>
        <w:t xml:space="preserve"> fishery independent </w:t>
      </w:r>
      <w:del w:id="112" w:author="Arnaud" w:date="2020-02-16T15:59:00Z">
        <w:r w:rsidDel="00EF4C62">
          <w:delText xml:space="preserve">&amp; </w:delText>
        </w:r>
      </w:del>
      <w:ins w:id="113" w:author="Arnaud" w:date="2020-02-16T15:59:00Z">
        <w:r w:rsidR="00EF4C62">
          <w:t xml:space="preserve">and </w:t>
        </w:r>
      </w:ins>
      <w:r w:rsidR="004029EA">
        <w:t>five</w:t>
      </w:r>
      <w:r>
        <w:t xml:space="preserve"> fishery dependent)</w:t>
      </w:r>
      <w:r w:rsidR="000A16F2">
        <w:t xml:space="preserve"> with observation error</w:t>
      </w:r>
      <w:r w:rsidR="004029EA">
        <w:t>.</w:t>
      </w:r>
    </w:p>
    <w:commentRangeStart w:id="114"/>
    <w:p w14:paraId="429CC41E" w14:textId="77777777" w:rsidR="004C2DC2" w:rsidRPr="004C2DC2" w:rsidRDefault="00743286" w:rsidP="00BF064C">
      <w:pPr>
        <w:pStyle w:val="NoSpacing"/>
        <w:jc w:val="both"/>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x,t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x,t</m:t>
              </m:r>
            </m:sub>
          </m:sSub>
          <m:r>
            <w:rPr>
              <w:rFonts w:ascii="Cambria Math" w:eastAsiaTheme="minorEastAsia" w:hAnsi="Cambria Math"/>
            </w:rPr>
            <m:t>+ϵ</m:t>
          </m:r>
        </m:oMath>
      </m:oMathPara>
    </w:p>
    <w:p w14:paraId="131C91B0" w14:textId="77777777" w:rsidR="000A16F2" w:rsidRPr="005D565A" w:rsidRDefault="004C2DC2" w:rsidP="00BF064C">
      <w:pPr>
        <w:pStyle w:val="NoSpacing"/>
        <w:jc w:val="both"/>
        <w:rPr>
          <w:rFonts w:eastAsiaTheme="minorEastAsia"/>
        </w:rPr>
      </w:pPr>
      <m:oMath>
        <m:r>
          <w:rPr>
            <w:rFonts w:ascii="Cambria Math" w:eastAsiaTheme="minorEastAsia" w:hAnsi="Cambria Math"/>
          </w:rPr>
          <m:t>ϵ ~ N</m:t>
        </m:r>
        <m:d>
          <m:dPr>
            <m:ctrlPr>
              <w:rPr>
                <w:rFonts w:ascii="Cambria Math" w:eastAsiaTheme="minorEastAsia" w:hAnsi="Cambria Math"/>
                <w:i/>
              </w:rPr>
            </m:ctrlPr>
          </m:dPr>
          <m:e>
            <m:r>
              <w:rPr>
                <w:rFonts w:ascii="Cambria Math" w:eastAsiaTheme="minorEastAsia" w:hAnsi="Cambria Math"/>
              </w:rPr>
              <m:t>0, 0.15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x,t</m:t>
                </m:r>
              </m:sub>
            </m:sSub>
          </m:e>
        </m:d>
        <m:r>
          <w:rPr>
            <w:rFonts w:ascii="Cambria Math" w:eastAsiaTheme="minorEastAsia" w:hAnsi="Cambria Math"/>
          </w:rPr>
          <m:t xml:space="preserve"> </m:t>
        </m:r>
      </m:oMath>
      <w:r>
        <w:rPr>
          <w:rFonts w:eastAsiaTheme="minorEastAsia"/>
        </w:rPr>
        <w:t xml:space="preserve">  </w:t>
      </w:r>
      <w:commentRangeEnd w:id="114"/>
      <w:r w:rsidR="00796598">
        <w:rPr>
          <w:rStyle w:val="CommentReference"/>
        </w:rPr>
        <w:commentReference w:id="114"/>
      </w:r>
    </w:p>
    <w:p w14:paraId="3A391AC6" w14:textId="67FE8CAD" w:rsidR="000C29C0" w:rsidRDefault="00B70E09" w:rsidP="00BF064C">
      <w:pPr>
        <w:pStyle w:val="NoSpacing"/>
        <w:jc w:val="both"/>
        <w:rPr>
          <w:ins w:id="115" w:author="Arnaud" w:date="2020-02-16T19:07:00Z"/>
          <w:rFonts w:eastAsiaTheme="minorEastAsia"/>
        </w:rPr>
      </w:pPr>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x,t</m:t>
            </m:r>
          </m:sub>
        </m:sSub>
      </m:oMath>
      <w:r>
        <w:rPr>
          <w:rFonts w:eastAsiaTheme="minorEastAsia"/>
        </w:rPr>
        <w:t xml:space="preserve"> is the observed </w:t>
      </w:r>
      <w:del w:id="116" w:author="Arnaud" w:date="2020-02-16T15:59:00Z">
        <w:r w:rsidDel="00213C05">
          <w:rPr>
            <w:rFonts w:eastAsiaTheme="minorEastAsia"/>
          </w:rPr>
          <w:delText xml:space="preserve">or </w:delText>
        </w:r>
      </w:del>
      <w:ins w:id="117" w:author="Arnaud" w:date="2020-02-16T15:59:00Z">
        <w:r w:rsidR="00213C05">
          <w:rPr>
            <w:rFonts w:eastAsiaTheme="minorEastAsia"/>
          </w:rPr>
          <w:t>(</w:t>
        </w:r>
      </w:ins>
      <w:r>
        <w:rPr>
          <w:rFonts w:eastAsiaTheme="minorEastAsia"/>
        </w:rPr>
        <w:t>sampled</w:t>
      </w:r>
      <w:ins w:id="118" w:author="Arnaud" w:date="2020-02-16T15:59:00Z">
        <w:r w:rsidR="00213C05">
          <w:rPr>
            <w:rFonts w:eastAsiaTheme="minorEastAsia"/>
          </w:rPr>
          <w:t>)</w:t>
        </w:r>
      </w:ins>
      <w:r>
        <w:rPr>
          <w:rFonts w:eastAsiaTheme="minorEastAsia"/>
        </w:rPr>
        <w:t xml:space="preserve"> abundance at each spatial cell </w:t>
      </w:r>
      <w:r w:rsidRPr="00B70E09">
        <w:rPr>
          <w:rFonts w:eastAsiaTheme="minorEastAsia"/>
          <w:i/>
        </w:rPr>
        <w:t>x</w:t>
      </w:r>
      <w:r>
        <w:rPr>
          <w:rFonts w:eastAsiaTheme="minorEastAsia"/>
        </w:rPr>
        <w:t xml:space="preserve"> and time </w:t>
      </w:r>
      <w:r w:rsidRPr="00B70E09">
        <w:rPr>
          <w:rFonts w:eastAsiaTheme="minorEastAsia"/>
          <w:i/>
        </w:rPr>
        <w:t>t</w:t>
      </w:r>
      <w:r>
        <w:rPr>
          <w:rFonts w:eastAsiaTheme="minorEastAsia"/>
        </w:rPr>
        <w:t xml:space="preserve">. </w:t>
      </w:r>
      <w:ins w:id="119" w:author="Arnaud" w:date="2020-02-13T16:39:00Z">
        <w:r w:rsidR="000C29C0">
          <w:rPr>
            <w:rFonts w:eastAsiaTheme="minorEastAsia"/>
          </w:rPr>
          <w:t xml:space="preserve">Our sampling model did not result in negative </w:t>
        </w:r>
      </w:ins>
      <w:ins w:id="120" w:author="Arnaud" w:date="2020-02-13T16:43:00Z">
        <w:r w:rsidR="003F51BB">
          <w:rPr>
            <w:rFonts w:eastAsiaTheme="minorEastAsia"/>
          </w:rPr>
          <w:t>observed</w:t>
        </w:r>
      </w:ins>
      <w:ins w:id="121" w:author="Arnaud" w:date="2020-02-13T16:39:00Z">
        <w:r w:rsidR="003F51BB">
          <w:rPr>
            <w:rFonts w:eastAsiaTheme="minorEastAsia"/>
          </w:rPr>
          <w:t xml:space="preserve"> biomass</w:t>
        </w:r>
      </w:ins>
      <w:ins w:id="122" w:author="Arnaud" w:date="2020-02-13T16:40:00Z">
        <w:r w:rsidR="003F51BB">
          <w:rPr>
            <w:rFonts w:eastAsiaTheme="minorEastAsia"/>
          </w:rPr>
          <w:t>es</w:t>
        </w:r>
      </w:ins>
      <w:ins w:id="123" w:author="Arnaud" w:date="2020-02-16T21:09:00Z">
        <w:r w:rsidR="00C23C0A">
          <w:rPr>
            <w:rFonts w:eastAsiaTheme="minorEastAsia"/>
          </w:rPr>
          <w:t>,</w:t>
        </w:r>
      </w:ins>
      <w:ins w:id="124" w:author="Arnaud" w:date="2020-02-13T16:40:00Z">
        <w:r w:rsidR="003F51BB">
          <w:rPr>
            <w:rFonts w:eastAsiaTheme="minorEastAsia"/>
          </w:rPr>
          <w:t xml:space="preserve"> because the assumed coefficient of variation</w:t>
        </w:r>
      </w:ins>
      <w:ins w:id="125" w:author="Arnaud" w:date="2020-02-16T16:00:00Z">
        <w:r w:rsidR="00117ADB">
          <w:rPr>
            <w:rFonts w:eastAsiaTheme="minorEastAsia"/>
          </w:rPr>
          <w:t xml:space="preserve"> was very low</w:t>
        </w:r>
      </w:ins>
      <w:ins w:id="126" w:author="Arnaud" w:date="2020-02-13T16:40:00Z">
        <w:r w:rsidR="003F51BB">
          <w:rPr>
            <w:rFonts w:eastAsiaTheme="minorEastAsia"/>
          </w:rPr>
          <w:t xml:space="preserve">. </w:t>
        </w:r>
      </w:ins>
      <w:ins w:id="127" w:author="Arnaud" w:date="2020-02-13T16:42:00Z">
        <w:r w:rsidR="003F51BB">
          <w:rPr>
            <w:rFonts w:eastAsiaTheme="minorEastAsia"/>
          </w:rPr>
          <w:t>However, f</w:t>
        </w:r>
      </w:ins>
      <w:ins w:id="128" w:author="Arnaud" w:date="2020-02-13T16:41:00Z">
        <w:r w:rsidR="003F51BB">
          <w:rPr>
            <w:rFonts w:eastAsiaTheme="minorEastAsia"/>
          </w:rPr>
          <w:t>uture studies that assume a higher</w:t>
        </w:r>
      </w:ins>
      <w:ins w:id="129" w:author="Arnaud" w:date="2020-02-13T16:42:00Z">
        <w:r w:rsidR="003F51BB">
          <w:rPr>
            <w:rFonts w:eastAsiaTheme="minorEastAsia"/>
          </w:rPr>
          <w:t xml:space="preserve"> coefficient of variation </w:t>
        </w:r>
      </w:ins>
      <w:ins w:id="130" w:author="Arnaud" w:date="2020-02-13T16:41:00Z">
        <w:r w:rsidR="003F51BB">
          <w:rPr>
            <w:rFonts w:eastAsiaTheme="minorEastAsia"/>
          </w:rPr>
          <w:t>may prefer employing a Gamma</w:t>
        </w:r>
      </w:ins>
      <w:ins w:id="131" w:author="Arnaud" w:date="2020-02-13T16:43:00Z">
        <w:r w:rsidR="002A6F6E">
          <w:rPr>
            <w:rFonts w:eastAsiaTheme="minorEastAsia"/>
          </w:rPr>
          <w:t xml:space="preserve"> distribution</w:t>
        </w:r>
      </w:ins>
      <w:ins w:id="132" w:author="Arnaud" w:date="2020-02-13T16:41:00Z">
        <w:r w:rsidR="003F51BB">
          <w:rPr>
            <w:rFonts w:eastAsiaTheme="minorEastAsia"/>
          </w:rPr>
          <w:t xml:space="preserve"> </w:t>
        </w:r>
      </w:ins>
      <w:ins w:id="133" w:author="Arnaud" w:date="2020-02-13T16:36:00Z">
        <w:r w:rsidR="000C29C0">
          <w:rPr>
            <w:rFonts w:eastAsiaTheme="minorEastAsia"/>
          </w:rPr>
          <w:t xml:space="preserve">to model </w:t>
        </w:r>
        <m:oMath>
          <m:r>
            <w:rPr>
              <w:rFonts w:ascii="Cambria Math" w:eastAsiaTheme="minorEastAsia" w:hAnsi="Cambria Math"/>
            </w:rPr>
            <m:t>ϵ</m:t>
          </m:r>
        </m:oMath>
      </w:ins>
      <w:ins w:id="134" w:author="Arnaud" w:date="2020-02-16T21:09:00Z">
        <w:r w:rsidR="00C23C0A">
          <w:rPr>
            <w:rFonts w:eastAsiaTheme="minorEastAsia"/>
          </w:rPr>
          <w:t xml:space="preserve">, in order </w:t>
        </w:r>
      </w:ins>
      <w:ins w:id="135" w:author="Arnaud" w:date="2020-02-13T16:42:00Z">
        <w:r w:rsidR="003F51BB">
          <w:rPr>
            <w:rFonts w:eastAsiaTheme="minorEastAsia"/>
          </w:rPr>
          <w:t xml:space="preserve">to avoid generating negative </w:t>
        </w:r>
      </w:ins>
      <w:ins w:id="136" w:author="Arnaud" w:date="2020-02-13T16:43:00Z">
        <w:r w:rsidR="003F51BB">
          <w:rPr>
            <w:rFonts w:eastAsiaTheme="minorEastAsia"/>
          </w:rPr>
          <w:t xml:space="preserve">observed biomasses.  </w:t>
        </w:r>
      </w:ins>
      <w:ins w:id="137" w:author="Arnaud" w:date="2020-02-13T16:37:00Z">
        <w:r w:rsidR="000C29C0">
          <w:rPr>
            <w:rFonts w:eastAsiaTheme="minorEastAsia"/>
          </w:rPr>
          <w:t xml:space="preserve"> </w:t>
        </w:r>
      </w:ins>
      <w:ins w:id="138" w:author="Arnaud" w:date="2020-02-13T16:36:00Z">
        <w:r w:rsidR="000C29C0">
          <w:rPr>
            <w:rFonts w:eastAsiaTheme="minorEastAsia"/>
          </w:rPr>
          <w:t xml:space="preserve"> </w:t>
        </w:r>
      </w:ins>
    </w:p>
    <w:p w14:paraId="54C0E59E" w14:textId="77777777" w:rsidR="00553CF9" w:rsidRDefault="00553CF9" w:rsidP="00BF064C">
      <w:pPr>
        <w:pStyle w:val="NoSpacing"/>
        <w:jc w:val="both"/>
        <w:rPr>
          <w:ins w:id="139" w:author="Arnaud" w:date="2020-02-13T16:29:00Z"/>
          <w:rFonts w:eastAsiaTheme="minorEastAsia"/>
        </w:rPr>
      </w:pPr>
    </w:p>
    <w:p w14:paraId="4A0DB7CC" w14:textId="0735CEB8" w:rsidR="00B70E09" w:rsidRDefault="004C2DC2">
      <w:pPr>
        <w:pStyle w:val="NoSpacing"/>
        <w:ind w:firstLine="720"/>
        <w:jc w:val="both"/>
        <w:rPr>
          <w:ins w:id="140" w:author="Arnaud" w:date="2020-02-16T19:07:00Z"/>
          <w:rFonts w:eastAsiaTheme="minorEastAsia"/>
        </w:rPr>
      </w:pPr>
      <w:r>
        <w:t>In the</w:t>
      </w:r>
      <w:r w:rsidR="004029EA">
        <w:t xml:space="preserve"> fishery independent pattern </w:t>
      </w:r>
      <w:r>
        <w:t xml:space="preserve">(hereafter referred to as the </w:t>
      </w:r>
      <w:r w:rsidR="004029EA" w:rsidRPr="004C2DC2">
        <w:rPr>
          <w:i/>
        </w:rPr>
        <w:t>random</w:t>
      </w:r>
      <w:r w:rsidR="004029EA">
        <w:t xml:space="preserve"> sampling pattern</w:t>
      </w:r>
      <w:r>
        <w:t>)</w:t>
      </w:r>
      <w:r w:rsidR="004029EA">
        <w:t xml:space="preserve"> </w:t>
      </w:r>
      <w:r>
        <w:t xml:space="preserve">each spatial cell </w:t>
      </w:r>
      <w:r w:rsidR="00DC232F">
        <w:rPr>
          <w:i/>
        </w:rPr>
        <w:t>x</w:t>
      </w:r>
      <w:r>
        <w:t xml:space="preserve"> </w:t>
      </w:r>
      <w:r w:rsidR="005D565A">
        <w:t>had an equal probability of being selected, regardless of the underlying skipjack abundance. The five fisheries dependent effort patterns (</w:t>
      </w:r>
      <w:hyperlink w:anchor="Figure1" w:history="1">
        <w:r w:rsidR="005D565A" w:rsidRPr="005D565A">
          <w:rPr>
            <w:rStyle w:val="Hyperlink"/>
          </w:rPr>
          <w:t>Figure 1</w:t>
        </w:r>
      </w:hyperlink>
      <w:r w:rsidR="005D565A">
        <w:t>)</w:t>
      </w:r>
      <w:r w:rsidR="00DC232F">
        <w:t xml:space="preserve"> were based on the principle that fishers are more likely to fish in areas of higher </w:t>
      </w:r>
      <w:commentRangeStart w:id="141"/>
      <w:r w:rsidR="00DC232F">
        <w:t>abundance</w:t>
      </w:r>
      <w:commentRangeEnd w:id="141"/>
      <w:r w:rsidR="001B434D">
        <w:rPr>
          <w:rStyle w:val="CommentReference"/>
        </w:rPr>
        <w:commentReference w:id="141"/>
      </w:r>
      <w:r w:rsidR="00DC232F">
        <w:t xml:space="preserve">. </w:t>
      </w:r>
      <w:r w:rsidR="008F3D96">
        <w:t>I</w:t>
      </w:r>
      <w:r w:rsidR="00DC232F">
        <w:t>n</w:t>
      </w:r>
      <w:r w:rsidR="008F3D96">
        <w:t xml:space="preserve"> contrast to the </w:t>
      </w:r>
      <w:r w:rsidR="008F3D96">
        <w:rPr>
          <w:i/>
        </w:rPr>
        <w:t>random</w:t>
      </w:r>
      <w:r w:rsidR="008F3D96">
        <w:t xml:space="preserve"> sampling pattern,</w:t>
      </w:r>
      <w:r w:rsidR="00DC232F">
        <w:t xml:space="preserve"> </w:t>
      </w:r>
      <w:ins w:id="142" w:author="Arnaud" w:date="2020-02-16T16:11:00Z">
        <w:r w:rsidR="007F5177">
          <w:t xml:space="preserve">with </w:t>
        </w:r>
      </w:ins>
      <w:r w:rsidR="00DC232F">
        <w:t xml:space="preserve">the </w:t>
      </w:r>
      <w:r w:rsidR="00DC232F" w:rsidRPr="00DC232F">
        <w:rPr>
          <w:i/>
        </w:rPr>
        <w:t>preferential</w:t>
      </w:r>
      <w:r w:rsidR="00DC232F">
        <w:t xml:space="preserve"> sampling pattern</w:t>
      </w:r>
      <w:ins w:id="143" w:author="Arnaud" w:date="2020-02-16T16:11:00Z">
        <w:r w:rsidR="007F5177">
          <w:t>,</w:t>
        </w:r>
      </w:ins>
      <w:r w:rsidR="00DC232F">
        <w:t xml:space="preserve"> </w:t>
      </w:r>
      <w:r w:rsidR="008F3D96">
        <w:t xml:space="preserve">the probability of a spatial cell </w:t>
      </w:r>
      <w:r w:rsidR="008F3D96">
        <w:rPr>
          <w:i/>
        </w:rPr>
        <w:t>x</w:t>
      </w:r>
      <w:r w:rsidR="008F3D96">
        <w:t xml:space="preserve"> being selected in any given year was proportional to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m:t>
                </m:r>
              </m:sub>
            </m:sSub>
          </m:e>
        </m:rad>
      </m:oMath>
      <w:r w:rsidR="008F3D96">
        <w:rPr>
          <w:rFonts w:eastAsiaTheme="minorEastAsia"/>
        </w:rPr>
        <w:t xml:space="preserve">. Spatial cells with higher levels of simulated abundance were more likely to sampled (or fished).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rsidR="008F3D96">
        <w:rPr>
          <w:rFonts w:eastAsiaTheme="minorEastAsia"/>
        </w:rPr>
        <w:t xml:space="preserve"> was used, rather than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8F3D96">
        <w:rPr>
          <w:rFonts w:eastAsiaTheme="minorEastAsia"/>
        </w:rPr>
        <w:t>, in order to allow for the sampling of cells with zero abundance.</w:t>
      </w:r>
    </w:p>
    <w:p w14:paraId="36482709" w14:textId="77777777" w:rsidR="00553CF9" w:rsidRDefault="00553CF9">
      <w:pPr>
        <w:pStyle w:val="NoSpacing"/>
        <w:ind w:firstLine="720"/>
        <w:jc w:val="both"/>
        <w:rPr>
          <w:rFonts w:eastAsiaTheme="minorEastAsia"/>
        </w:rPr>
        <w:pPrChange w:id="144" w:author="Arnaud" w:date="2020-02-13T16:43:00Z">
          <w:pPr>
            <w:pStyle w:val="NoSpacing"/>
            <w:jc w:val="both"/>
          </w:pPr>
        </w:pPrChange>
      </w:pPr>
    </w:p>
    <w:p w14:paraId="0B50E30E" w14:textId="6B1E6EFB" w:rsidR="00B70E09" w:rsidRDefault="008F3D96">
      <w:pPr>
        <w:pStyle w:val="NoSpacing"/>
        <w:ind w:firstLine="720"/>
        <w:jc w:val="both"/>
        <w:pPrChange w:id="145" w:author="Arnaud" w:date="2020-02-16T16:12:00Z">
          <w:pPr>
            <w:pStyle w:val="NoSpacing"/>
            <w:jc w:val="both"/>
          </w:pPr>
        </w:pPrChange>
      </w:pPr>
      <w:r>
        <w:rPr>
          <w:rFonts w:eastAsiaTheme="minorEastAsia"/>
        </w:rPr>
        <w:t>It is well established that perceived underlying abundance does not solely drive the distribution of fishing effort in time and space</w:t>
      </w:r>
      <w:r w:rsidR="00BF064C">
        <w:rPr>
          <w:rFonts w:eastAsiaTheme="minorEastAsia"/>
        </w:rPr>
        <w:t>. E</w:t>
      </w:r>
      <w:r w:rsidR="007972CE">
        <w:rPr>
          <w:rFonts w:eastAsiaTheme="minorEastAsia"/>
        </w:rPr>
        <w:t>conomic factors and regulatory restrictions can also dictate the distribution of fishing effort</w:t>
      </w:r>
      <w:commentRangeStart w:id="146"/>
      <w:r>
        <w:rPr>
          <w:rFonts w:eastAsiaTheme="minorEastAsia"/>
        </w:rPr>
        <w:t>.</w:t>
      </w:r>
      <w:commentRangeEnd w:id="146"/>
      <w:r w:rsidR="004C0D87">
        <w:rPr>
          <w:rStyle w:val="CommentReference"/>
        </w:rPr>
        <w:commentReference w:id="146"/>
      </w:r>
      <w:r w:rsidR="007972CE">
        <w:rPr>
          <w:rFonts w:eastAsiaTheme="minorEastAsia"/>
        </w:rPr>
        <w:t xml:space="preserve"> </w:t>
      </w:r>
      <w:r w:rsidR="000B43B3">
        <w:rPr>
          <w:rFonts w:eastAsiaTheme="minorEastAsia"/>
        </w:rPr>
        <w:t xml:space="preserve">Simplistically, </w:t>
      </w:r>
      <w:r w:rsidR="00BF064C">
        <w:rPr>
          <w:rFonts w:eastAsiaTheme="minorEastAsia"/>
        </w:rPr>
        <w:t>a regulatory instrument such as a spatial closure</w:t>
      </w:r>
      <w:r w:rsidR="000B43B3">
        <w:rPr>
          <w:rFonts w:eastAsiaTheme="minorEastAsia"/>
        </w:rPr>
        <w:t xml:space="preserve"> can exclude effort from areas that would otherwise be fished, and positive (negative) economic conditions can allow vessels to fish further away from (closer to) their home port</w:t>
      </w:r>
      <w:commentRangeStart w:id="147"/>
      <w:r w:rsidR="000B43B3">
        <w:rPr>
          <w:rFonts w:eastAsiaTheme="minorEastAsia"/>
        </w:rPr>
        <w:t>.</w:t>
      </w:r>
      <w:commentRangeEnd w:id="147"/>
      <w:r w:rsidR="00D42A4D">
        <w:rPr>
          <w:rStyle w:val="CommentReference"/>
        </w:rPr>
        <w:commentReference w:id="147"/>
      </w:r>
      <w:r w:rsidR="000B43B3">
        <w:rPr>
          <w:rFonts w:eastAsiaTheme="minorEastAsia"/>
        </w:rPr>
        <w:t xml:space="preserve"> </w:t>
      </w:r>
      <w:r w:rsidR="007972CE">
        <w:rPr>
          <w:rFonts w:eastAsiaTheme="minorEastAsia"/>
        </w:rPr>
        <w:t>A</w:t>
      </w:r>
      <w:r w:rsidR="000B43B3">
        <w:rPr>
          <w:rFonts w:eastAsiaTheme="minorEastAsia"/>
        </w:rPr>
        <w:t>n additional</w:t>
      </w:r>
      <w:r w:rsidR="007972CE">
        <w:rPr>
          <w:rFonts w:eastAsiaTheme="minorEastAsia"/>
        </w:rPr>
        <w:t xml:space="preserve"> four fisheries dependent sampling patterns</w:t>
      </w:r>
      <w:r>
        <w:rPr>
          <w:rFonts w:eastAsiaTheme="minorEastAsia"/>
        </w:rPr>
        <w:t xml:space="preserve"> were created</w:t>
      </w:r>
      <w:r w:rsidR="007972CE">
        <w:rPr>
          <w:rFonts w:eastAsiaTheme="minorEastAsia"/>
        </w:rPr>
        <w:t>,</w:t>
      </w:r>
      <w:r>
        <w:rPr>
          <w:rFonts w:eastAsiaTheme="minorEastAsia"/>
        </w:rPr>
        <w:t xml:space="preserve"> by modifying the base </w:t>
      </w:r>
      <w:r>
        <w:rPr>
          <w:rFonts w:eastAsiaTheme="minorEastAsia"/>
          <w:i/>
        </w:rPr>
        <w:t>preferential</w:t>
      </w:r>
      <w:r>
        <w:rPr>
          <w:rFonts w:eastAsiaTheme="minorEastAsia"/>
        </w:rPr>
        <w:t xml:space="preserve"> sampling pattern</w:t>
      </w:r>
      <w:r w:rsidR="007972CE">
        <w:rPr>
          <w:rFonts w:eastAsiaTheme="minorEastAsia"/>
        </w:rPr>
        <w:t>, to explore how these external drivers impact the ability to estimate abundance</w:t>
      </w:r>
      <w:r>
        <w:rPr>
          <w:rFonts w:eastAsiaTheme="minorEastAsia"/>
        </w:rPr>
        <w:t xml:space="preserve">. </w:t>
      </w:r>
      <w:r w:rsidR="000B43B3">
        <w:rPr>
          <w:rFonts w:eastAsiaTheme="minorEastAsia"/>
        </w:rPr>
        <w:t xml:space="preserve">Two closure scenarios were created </w:t>
      </w:r>
      <w:r w:rsidR="00B60F02">
        <w:rPr>
          <w:rFonts w:eastAsiaTheme="minorEastAsia"/>
        </w:rPr>
        <w:t xml:space="preserve">by applying temporally varying spatial closures to the </w:t>
      </w:r>
      <w:r w:rsidR="00B60F02">
        <w:rPr>
          <w:rFonts w:eastAsiaTheme="minorEastAsia"/>
          <w:i/>
        </w:rPr>
        <w:t>preferential</w:t>
      </w:r>
      <w:r w:rsidR="00B60F02">
        <w:rPr>
          <w:rFonts w:eastAsiaTheme="minorEastAsia"/>
        </w:rPr>
        <w:t xml:space="preserve"> pattern. In the </w:t>
      </w:r>
      <w:r w:rsidR="00B60F02">
        <w:rPr>
          <w:rFonts w:eastAsiaTheme="minorEastAsia"/>
          <w:i/>
        </w:rPr>
        <w:t>fixed</w:t>
      </w:r>
      <w:r w:rsidR="00B60F02">
        <w:rPr>
          <w:rFonts w:eastAsiaTheme="minorEastAsia"/>
        </w:rPr>
        <w:t xml:space="preserve"> closure scenario, fishing was prohibited south of 20</w:t>
      </w:r>
      <w:r w:rsidR="00B60F02">
        <w:t>° N</w:t>
      </w:r>
      <w:r w:rsidR="00B60F02">
        <w:rPr>
          <w:rFonts w:eastAsiaTheme="minorEastAsia"/>
        </w:rPr>
        <w:t xml:space="preserve"> during the </w:t>
      </w:r>
      <w:del w:id="148" w:author="Arnaud" w:date="2020-02-16T21:11:00Z">
        <w:r w:rsidR="00B60F02" w:rsidDel="00A7222C">
          <w:rPr>
            <w:rFonts w:eastAsiaTheme="minorEastAsia"/>
          </w:rPr>
          <w:delText>3</w:delText>
        </w:r>
        <w:r w:rsidR="00B60F02" w:rsidRPr="00B60F02" w:rsidDel="00A7222C">
          <w:rPr>
            <w:rFonts w:eastAsiaTheme="minorEastAsia"/>
            <w:vertAlign w:val="superscript"/>
          </w:rPr>
          <w:delText>rd</w:delText>
        </w:r>
        <w:r w:rsidR="00B60F02" w:rsidDel="00A7222C">
          <w:rPr>
            <w:rFonts w:eastAsiaTheme="minorEastAsia"/>
          </w:rPr>
          <w:delText xml:space="preserve"> </w:delText>
        </w:r>
      </w:del>
      <w:ins w:id="149" w:author="Arnaud" w:date="2020-02-16T21:11:00Z">
        <w:r w:rsidR="00A7222C">
          <w:rPr>
            <w:rFonts w:eastAsiaTheme="minorEastAsia"/>
          </w:rPr>
          <w:t xml:space="preserve">third </w:t>
        </w:r>
      </w:ins>
      <w:r w:rsidR="00B60F02">
        <w:rPr>
          <w:rFonts w:eastAsiaTheme="minorEastAsia"/>
        </w:rPr>
        <w:t xml:space="preserve">quarter of the year. This is similar to the current </w:t>
      </w:r>
      <w:r w:rsidR="00BF064C">
        <w:rPr>
          <w:rFonts w:eastAsiaTheme="minorEastAsia"/>
        </w:rPr>
        <w:t>fish aggregating device (</w:t>
      </w:r>
      <w:r w:rsidR="00B60F02">
        <w:rPr>
          <w:rFonts w:eastAsiaTheme="minorEastAsia"/>
        </w:rPr>
        <w:t>FAD</w:t>
      </w:r>
      <w:r w:rsidR="00BF064C">
        <w:rPr>
          <w:rFonts w:eastAsiaTheme="minorEastAsia"/>
        </w:rPr>
        <w:t>)</w:t>
      </w:r>
      <w:r w:rsidR="00B60F02">
        <w:rPr>
          <w:rFonts w:eastAsiaTheme="minorEastAsia"/>
        </w:rPr>
        <w:t xml:space="preserve"> fishing closure imposed on purse seine vessels targeting tropical tunas in the WCPFC convention area. A second </w:t>
      </w:r>
      <w:r w:rsidR="00B60F02">
        <w:rPr>
          <w:rFonts w:eastAsiaTheme="minorEastAsia"/>
          <w:i/>
        </w:rPr>
        <w:t>rotating</w:t>
      </w:r>
      <w:r w:rsidR="00B60F02">
        <w:rPr>
          <w:rFonts w:eastAsiaTheme="minorEastAsia"/>
        </w:rPr>
        <w:t xml:space="preserve"> closure scenario was created by closing each quadrant of the spatial sampling frame to fishing in successive quarters of the </w:t>
      </w:r>
      <w:r w:rsidR="00B60F02">
        <w:rPr>
          <w:rFonts w:eastAsiaTheme="minorEastAsia"/>
        </w:rPr>
        <w:lastRenderedPageBreak/>
        <w:t>year. The quadrants were determined by bisecting the area along the 155</w:t>
      </w:r>
      <w:r w:rsidR="00B60F02">
        <w:t xml:space="preserve">° E longitudinal and 15° N latitudinal axes. Fishery </w:t>
      </w:r>
      <w:r w:rsidR="00B60F02">
        <w:rPr>
          <w:i/>
        </w:rPr>
        <w:t>expansion</w:t>
      </w:r>
      <w:r w:rsidR="00B60F02">
        <w:t xml:space="preserve"> and </w:t>
      </w:r>
      <w:r w:rsidR="00B60F02">
        <w:rPr>
          <w:i/>
        </w:rPr>
        <w:t>contraction</w:t>
      </w:r>
      <w:r w:rsidR="00B60F02">
        <w:t xml:space="preserve"> scenarios were created by applying a temporally varying maximum distance to the distribution of fishing effort on top of the </w:t>
      </w:r>
      <w:r w:rsidR="00B60F02">
        <w:rPr>
          <w:i/>
        </w:rPr>
        <w:t>preferential</w:t>
      </w:r>
      <w:r w:rsidR="00B60F02">
        <w:t xml:space="preserve"> pattern. </w:t>
      </w:r>
      <w:r w:rsidR="00DD7CA1">
        <w:t>Japan was chosen as the “home base” for the hypothetical fishing fleet and the distance from Tokyo, Japan (</w:t>
      </w:r>
      <w:r w:rsidR="00DD7CA1" w:rsidRPr="00DD7CA1">
        <w:t>139.692222</w:t>
      </w:r>
      <w:r w:rsidR="00DD7CA1">
        <w:t>° E</w:t>
      </w:r>
      <w:del w:id="150" w:author="Arnaud" w:date="2020-02-16T16:27:00Z">
        <w:r w:rsidR="00DD7CA1" w:rsidDel="00761766">
          <w:delText xml:space="preserve"> </w:delText>
        </w:r>
      </w:del>
      <w:r w:rsidR="00DD7CA1" w:rsidRPr="00DD7CA1">
        <w:t>,</w:t>
      </w:r>
      <w:ins w:id="151" w:author="Arnaud" w:date="2020-02-16T16:27:00Z">
        <w:r w:rsidR="00761766">
          <w:t xml:space="preserve"> </w:t>
        </w:r>
      </w:ins>
      <w:r w:rsidR="00DD7CA1" w:rsidRPr="00DD7CA1">
        <w:t>35.689722</w:t>
      </w:r>
      <w:r w:rsidR="00DD7CA1">
        <w:t xml:space="preserve">° N) to every spatial cell </w:t>
      </w:r>
      <w:r w:rsidR="00DD7CA1">
        <w:rPr>
          <w:i/>
        </w:rPr>
        <w:t>x</w:t>
      </w:r>
      <w:r w:rsidR="00DD7CA1">
        <w:t xml:space="preserve"> was calculated in kilometres using the </w:t>
      </w:r>
      <w:r w:rsidR="00DD7CA1">
        <w:rPr>
          <w:i/>
        </w:rPr>
        <w:t xml:space="preserve">distHaversine </w:t>
      </w:r>
      <w:r w:rsidR="00DD7CA1">
        <w:t xml:space="preserve">function from </w:t>
      </w:r>
      <w:del w:id="152" w:author="Arnaud" w:date="2020-02-16T21:12:00Z">
        <w:r w:rsidR="00DD7CA1" w:rsidDel="0008418F">
          <w:delText xml:space="preserve">the </w:delText>
        </w:r>
      </w:del>
      <w:ins w:id="153" w:author="Arnaud" w:date="2020-02-16T21:12:00Z">
        <w:r w:rsidR="0008418F">
          <w:t xml:space="preserve">R package </w:t>
        </w:r>
      </w:ins>
      <w:r w:rsidR="00DD7CA1">
        <w:rPr>
          <w:i/>
        </w:rPr>
        <w:t>geosphere</w:t>
      </w:r>
      <w:r w:rsidR="00DD7CA1">
        <w:t xml:space="preserve"> </w:t>
      </w:r>
      <w:del w:id="154" w:author="Arnaud" w:date="2020-02-16T21:12:00Z">
        <w:r w:rsidR="00DD7CA1" w:rsidDel="0008418F">
          <w:delText xml:space="preserve">package </w:delText>
        </w:r>
      </w:del>
      <w:r w:rsidR="00DD7CA1">
        <w:t>in R</w:t>
      </w:r>
      <w:r w:rsidR="00BF064C">
        <w:t xml:space="preserve"> 3.6.1</w:t>
      </w:r>
      <w:r w:rsidR="00DD7CA1">
        <w:t xml:space="preserve">. In the </w:t>
      </w:r>
      <w:r w:rsidR="00DD7CA1">
        <w:rPr>
          <w:i/>
        </w:rPr>
        <w:t>expansion</w:t>
      </w:r>
      <w:r w:rsidR="00DD7CA1">
        <w:t xml:space="preserve"> scenario, fishing effort was con</w:t>
      </w:r>
      <w:r w:rsidR="00BF064C">
        <w:t>s</w:t>
      </w:r>
      <w:r w:rsidR="00DD7CA1">
        <w:t>t</w:t>
      </w:r>
      <w:r w:rsidR="00BF064C">
        <w:t>r</w:t>
      </w:r>
      <w:r w:rsidR="00DD7CA1">
        <w:t>ained to a maximum distance of 1</w:t>
      </w:r>
      <w:ins w:id="155" w:author="Arnaud" w:date="2020-02-16T21:12:00Z">
        <w:r w:rsidR="00FA5FCB">
          <w:t>,</w:t>
        </w:r>
      </w:ins>
      <w:del w:id="156" w:author="Arnaud" w:date="2020-02-16T21:12:00Z">
        <w:r w:rsidR="00DD7CA1" w:rsidDel="00FA5FCB">
          <w:delText xml:space="preserve"> </w:delText>
        </w:r>
      </w:del>
      <w:r w:rsidR="00DD7CA1">
        <w:t>000 km</w:t>
      </w:r>
      <w:r w:rsidR="00B60F02">
        <w:t xml:space="preserve"> </w:t>
      </w:r>
      <w:r w:rsidR="00DD7CA1">
        <w:t>from Japan for the first 15 time</w:t>
      </w:r>
      <w:ins w:id="157" w:author="Arnaud" w:date="2020-02-16T16:27:00Z">
        <w:r w:rsidR="0061318A">
          <w:t xml:space="preserve"> </w:t>
        </w:r>
      </w:ins>
      <w:del w:id="158" w:author="Arnaud" w:date="2020-02-16T16:27:00Z">
        <w:r w:rsidR="00DD7CA1" w:rsidDel="0061318A">
          <w:delText>-</w:delText>
        </w:r>
      </w:del>
      <w:r w:rsidR="00DD7CA1">
        <w:t xml:space="preserve">steps </w:t>
      </w:r>
      <w:del w:id="159" w:author="Arnaud" w:date="2020-02-16T16:27:00Z">
        <w:r w:rsidR="00DD7CA1" w:rsidDel="0061318A">
          <w:delText xml:space="preserve">or </w:delText>
        </w:r>
      </w:del>
      <w:ins w:id="160" w:author="Arnaud" w:date="2020-02-16T16:27:00Z">
        <w:r w:rsidR="0061318A">
          <w:t xml:space="preserve">(i.e. the first 15 </w:t>
        </w:r>
      </w:ins>
      <w:r w:rsidR="00DD7CA1">
        <w:t>quarters</w:t>
      </w:r>
      <w:ins w:id="161" w:author="Arnaud" w:date="2020-02-16T16:27:00Z">
        <w:r w:rsidR="0061318A">
          <w:t>)</w:t>
        </w:r>
      </w:ins>
      <w:r w:rsidR="00DD7CA1">
        <w:t xml:space="preserve"> of the simulation (1/8</w:t>
      </w:r>
      <w:r w:rsidR="00DD7CA1" w:rsidRPr="00DD7CA1">
        <w:rPr>
          <w:vertAlign w:val="superscript"/>
        </w:rPr>
        <w:t>th</w:t>
      </w:r>
      <w:r w:rsidR="00DD7CA1">
        <w:t xml:space="preserve"> of the </w:t>
      </w:r>
      <w:r w:rsidR="00966A9F">
        <w:t>total simulation time of 30 years or 120 quarters</w:t>
      </w:r>
      <w:r w:rsidR="00DD7CA1">
        <w:t>). Over the next 90 time-steps the maximum</w:t>
      </w:r>
      <w:r w:rsidR="00B60F02">
        <w:t xml:space="preserve"> </w:t>
      </w:r>
      <w:r w:rsidR="00DD7CA1">
        <w:t>distance was allowed to temporally vary according to a Brownian bridge which progressively relaxed the maximum distance to 10</w:t>
      </w:r>
      <w:del w:id="162" w:author="Arnaud" w:date="2020-02-16T16:27:00Z">
        <w:r w:rsidR="00DD7CA1" w:rsidDel="00616269">
          <w:delText> </w:delText>
        </w:r>
      </w:del>
      <w:ins w:id="163" w:author="Arnaud" w:date="2020-02-16T16:27:00Z">
        <w:r w:rsidR="00616269">
          <w:t>,</w:t>
        </w:r>
      </w:ins>
      <w:r w:rsidR="00DD7CA1">
        <w:t>000</w:t>
      </w:r>
      <w:ins w:id="164" w:author="Arnaud" w:date="2020-02-16T16:27:00Z">
        <w:r w:rsidR="00616269">
          <w:t xml:space="preserve"> </w:t>
        </w:r>
      </w:ins>
      <w:r w:rsidR="00DD7CA1">
        <w:t>km by the 105</w:t>
      </w:r>
      <w:r w:rsidR="00DD7CA1" w:rsidRPr="00DD7CA1">
        <w:rPr>
          <w:vertAlign w:val="superscript"/>
        </w:rPr>
        <w:t>th</w:t>
      </w:r>
      <w:r w:rsidR="00DD7CA1">
        <w:t xml:space="preserve"> time-step in the simulation</w:t>
      </w:r>
      <w:r w:rsidR="00966A9F">
        <w:t xml:space="preserve">. All spatial cells </w:t>
      </w:r>
      <w:r w:rsidR="00966A9F">
        <w:rPr>
          <w:i/>
        </w:rPr>
        <w:t>x</w:t>
      </w:r>
      <w:r w:rsidR="00966A9F">
        <w:t xml:space="preserve"> in the spatial sampling frame were able to be fished at this point, and this was maintained for the final 15 time</w:t>
      </w:r>
      <w:ins w:id="165" w:author="Arnaud" w:date="2020-02-16T16:27:00Z">
        <w:r w:rsidR="00FE6A98">
          <w:t xml:space="preserve"> </w:t>
        </w:r>
      </w:ins>
      <w:del w:id="166" w:author="Arnaud" w:date="2020-02-16T16:27:00Z">
        <w:r w:rsidR="00966A9F" w:rsidDel="00FE6A98">
          <w:delText>-</w:delText>
        </w:r>
      </w:del>
      <w:r w:rsidR="00966A9F">
        <w:t xml:space="preserve">steps of the simulation. The effort </w:t>
      </w:r>
      <w:r w:rsidR="00966A9F">
        <w:rPr>
          <w:i/>
        </w:rPr>
        <w:t>contraction</w:t>
      </w:r>
      <w:r w:rsidR="00966A9F">
        <w:t xml:space="preserve"> scenario, was created in the same way but with the pattern in time-varying maximum distance reversed.</w:t>
      </w:r>
      <w:r w:rsidR="00DD7CA1">
        <w:t xml:space="preserve"> </w:t>
      </w:r>
    </w:p>
    <w:p w14:paraId="392350AD" w14:textId="77777777" w:rsidR="0001651F" w:rsidRDefault="0001651F" w:rsidP="00BF064C">
      <w:pPr>
        <w:pStyle w:val="NoSpacing"/>
        <w:jc w:val="both"/>
      </w:pPr>
    </w:p>
    <w:p w14:paraId="1ADAC65B" w14:textId="5B989664" w:rsidR="0001651F" w:rsidRDefault="0001651F">
      <w:pPr>
        <w:pStyle w:val="NoSpacing"/>
        <w:ind w:firstLine="720"/>
        <w:jc w:val="both"/>
        <w:pPrChange w:id="167" w:author="Arnaud" w:date="2020-02-16T19:07:00Z">
          <w:pPr>
            <w:pStyle w:val="NoSpacing"/>
            <w:jc w:val="both"/>
          </w:pPr>
        </w:pPrChange>
      </w:pPr>
      <w:r>
        <w:t>Each effort sampling pattern generated 60</w:t>
      </w:r>
      <w:ins w:id="168" w:author="Arnaud" w:date="2020-02-16T16:28:00Z">
        <w:r w:rsidR="00A144E3">
          <w:t>,</w:t>
        </w:r>
      </w:ins>
      <w:del w:id="169" w:author="Arnaud" w:date="2020-02-16T16:28:00Z">
        <w:r w:rsidDel="00A144E3">
          <w:delText> </w:delText>
        </w:r>
      </w:del>
      <w:r>
        <w:t xml:space="preserve">000 total observations, and each time-step </w:t>
      </w:r>
      <w:r>
        <w:rPr>
          <w:i/>
        </w:rPr>
        <w:t>t</w:t>
      </w:r>
      <w:r>
        <w:t xml:space="preserve"> had an equal probability of being sampled. Each combination of the six effort sampling patterns and two catchability patterns (described in the following section) were simulated 100 times resulting in 1</w:t>
      </w:r>
      <w:ins w:id="170" w:author="Arnaud" w:date="2020-02-16T16:28:00Z">
        <w:r w:rsidR="00A144E3">
          <w:t>,</w:t>
        </w:r>
      </w:ins>
      <w:del w:id="171" w:author="Arnaud" w:date="2020-02-16T16:28:00Z">
        <w:r w:rsidDel="00A144E3">
          <w:delText xml:space="preserve"> </w:delText>
        </w:r>
      </w:del>
      <w:r>
        <w:t xml:space="preserve">200 total data sets used to estimate indices. </w:t>
      </w:r>
    </w:p>
    <w:p w14:paraId="55F84BCD" w14:textId="77777777" w:rsidR="0001651F" w:rsidRDefault="0001651F" w:rsidP="00BF064C">
      <w:pPr>
        <w:pStyle w:val="NoSpacing"/>
        <w:jc w:val="both"/>
      </w:pPr>
    </w:p>
    <w:p w14:paraId="3180E0E6" w14:textId="77777777" w:rsidR="00B70E09" w:rsidRDefault="00B70E09" w:rsidP="00BF064C">
      <w:pPr>
        <w:pStyle w:val="NoSpacing"/>
        <w:jc w:val="both"/>
      </w:pPr>
    </w:p>
    <w:p w14:paraId="3840A0D6" w14:textId="77777777" w:rsidR="00DB44D5" w:rsidRDefault="00DB44D5" w:rsidP="00BF064C">
      <w:pPr>
        <w:pStyle w:val="NoSpacing"/>
        <w:jc w:val="both"/>
        <w:rPr>
          <w:b/>
          <w:u w:val="single"/>
        </w:rPr>
      </w:pPr>
      <w:r w:rsidRPr="00DB44D5">
        <w:rPr>
          <w:b/>
          <w:u w:val="single"/>
        </w:rPr>
        <w:t>Methods – Including Catchability</w:t>
      </w:r>
    </w:p>
    <w:p w14:paraId="2266FDF2" w14:textId="77777777" w:rsidR="00DB44D5" w:rsidRPr="00DB44D5" w:rsidRDefault="00DB44D5" w:rsidP="00BF064C">
      <w:pPr>
        <w:pStyle w:val="NoSpacing"/>
        <w:jc w:val="both"/>
        <w:rPr>
          <w:b/>
          <w:u w:val="single"/>
        </w:rPr>
      </w:pPr>
    </w:p>
    <w:p w14:paraId="6428FC56" w14:textId="15C7CB45" w:rsidR="00B70E09" w:rsidRDefault="00B70E09">
      <w:pPr>
        <w:pStyle w:val="NoSpacing"/>
        <w:ind w:firstLine="720"/>
        <w:jc w:val="both"/>
        <w:pPrChange w:id="172" w:author="Arnaud" w:date="2020-02-16T19:07:00Z">
          <w:pPr>
            <w:pStyle w:val="NoSpacing"/>
            <w:jc w:val="both"/>
          </w:pPr>
        </w:pPrChange>
      </w:pPr>
      <w:r>
        <w:t>A second set of simulations was developed to address the second objective</w:t>
      </w:r>
      <w:ins w:id="173" w:author="Arnaud" w:date="2020-02-16T16:36:00Z">
        <w:r w:rsidR="00CA0CE2">
          <w:t xml:space="preserve"> of the present study</w:t>
        </w:r>
      </w:ins>
      <w:r w:rsidR="00BF064C">
        <w:t xml:space="preserve">, </w:t>
      </w:r>
      <w:ins w:id="174" w:author="Arnaud" w:date="2020-02-16T16:36:00Z">
        <w:r w:rsidR="00CA0CE2">
          <w:t xml:space="preserve">namely understanding </w:t>
        </w:r>
      </w:ins>
      <w:r w:rsidR="00BF064C">
        <w:t xml:space="preserve">how </w:t>
      </w:r>
      <w:del w:id="175" w:author="Arnaud" w:date="2020-02-16T16:36:00Z">
        <w:r w:rsidR="00BF064C" w:rsidDel="00CA0CE2">
          <w:delText xml:space="preserve">do </w:delText>
        </w:r>
      </w:del>
      <w:r w:rsidR="00BF064C">
        <w:t>the changing fishing patterns impact the ability to estimate changes in catchability</w:t>
      </w:r>
      <w:r>
        <w:t xml:space="preserve">. This second set of simulations was identical to the </w:t>
      </w:r>
      <w:del w:id="176" w:author="Arnaud" w:date="2020-02-16T16:36:00Z">
        <w:r w:rsidDel="00994FB9">
          <w:delText xml:space="preserve">6 </w:delText>
        </w:r>
      </w:del>
      <w:ins w:id="177" w:author="Arnaud" w:date="2020-02-16T16:36:00Z">
        <w:r w:rsidR="00994FB9">
          <w:t xml:space="preserve">six </w:t>
        </w:r>
      </w:ins>
      <w:r>
        <w:t xml:space="preserve">effort sampling patterns described </w:t>
      </w:r>
      <w:ins w:id="178" w:author="Arnaud" w:date="2020-02-16T21:15:00Z">
        <w:r w:rsidR="00B8666B">
          <w:t xml:space="preserve">above, </w:t>
        </w:r>
      </w:ins>
      <w:r>
        <w:t>except that catchability effects</w:t>
      </w:r>
      <w:r w:rsidR="00B56844">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v,s</m:t>
            </m:r>
          </m:sub>
        </m:sSub>
        <m:r>
          <w:rPr>
            <w:rFonts w:ascii="Cambria Math" w:eastAsiaTheme="minorEastAsia" w:hAnsi="Cambria Math"/>
          </w:rPr>
          <m:t>)</m:t>
        </m:r>
      </m:oMath>
      <w:r w:rsidR="00303398">
        <w:rPr>
          <w:rFonts w:eastAsiaTheme="minorEastAsia"/>
        </w:rPr>
        <w:t xml:space="preserve"> for each vessel </w:t>
      </w:r>
      <w:r w:rsidR="00303398">
        <w:rPr>
          <w:rFonts w:eastAsiaTheme="minorEastAsia"/>
          <w:i/>
        </w:rPr>
        <w:t>v</w:t>
      </w:r>
      <w:r w:rsidR="00303398">
        <w:rPr>
          <w:rFonts w:eastAsiaTheme="minorEastAsia"/>
        </w:rPr>
        <w:t xml:space="preserve"> and set </w:t>
      </w:r>
      <w:r w:rsidR="00303398">
        <w:rPr>
          <w:rFonts w:eastAsiaTheme="minorEastAsia"/>
          <w:i/>
        </w:rPr>
        <w:t>s</w:t>
      </w:r>
      <w:r>
        <w:t xml:space="preserve"> were added in addition to the observation error</w:t>
      </w:r>
      <w:r w:rsidR="00303398">
        <w:t xml:space="preserve"> according to the following equations:</w:t>
      </w:r>
    </w:p>
    <w:p w14:paraId="13655DC4" w14:textId="77777777" w:rsidR="00B56844" w:rsidRPr="00B56844" w:rsidRDefault="00743286" w:rsidP="00BF064C">
      <w:pPr>
        <w:pStyle w:val="NoSpacing"/>
        <w:jc w:val="both"/>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x,t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v,s</m:t>
              </m:r>
            </m:sub>
          </m:sSub>
        </m:oMath>
      </m:oMathPara>
    </w:p>
    <w:commentRangeStart w:id="179"/>
    <w:p w14:paraId="32CAD89C" w14:textId="77777777" w:rsidR="00B56844" w:rsidRPr="00B56844" w:rsidRDefault="00743286" w:rsidP="00BF064C">
      <w:pPr>
        <w:pStyle w:val="NoSpacing"/>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v,s</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v,s</m:t>
              </m:r>
            </m:sub>
          </m:sSub>
          <m:r>
            <w:rPr>
              <w:rFonts w:ascii="Cambria Math" w:eastAsiaTheme="minorEastAsia" w:hAnsi="Cambria Math"/>
            </w:rPr>
            <m:t>+ϵ</m:t>
          </m:r>
        </m:oMath>
      </m:oMathPara>
    </w:p>
    <w:p w14:paraId="2AE49930" w14:textId="77777777" w:rsidR="00B56844" w:rsidRDefault="00743286" w:rsidP="00BF064C">
      <w:pPr>
        <w:pStyle w:val="NoSpacing"/>
        <w:jc w:val="cente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v,s</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Vessel</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Gear</m:t>
              </m:r>
            </m:e>
            <m:sub>
              <m:r>
                <w:rPr>
                  <w:rFonts w:ascii="Cambria Math" w:eastAsiaTheme="minorEastAsia" w:hAnsi="Cambria Math"/>
                </w:rPr>
                <m:t>v</m:t>
              </m:r>
            </m:sub>
          </m:sSub>
          <m:r>
            <w:rPr>
              <w:rFonts w:ascii="Cambria Math" w:eastAsiaTheme="minorEastAsia" w:hAnsi="Cambria Math"/>
            </w:rPr>
            <m:t>+Clas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r>
            <w:rPr>
              <w:rFonts w:ascii="Cambria Math" w:eastAsiaTheme="minorEastAsia" w:hAnsi="Cambria Math"/>
            </w:rPr>
            <m:t xml:space="preserve"> ×Poles</m:t>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v,s</m:t>
              </m:r>
            </m:sub>
          </m:sSub>
        </m:oMath>
      </m:oMathPara>
    </w:p>
    <w:p w14:paraId="1ED588FA" w14:textId="77777777" w:rsidR="00B56844" w:rsidRPr="00B56844" w:rsidRDefault="00743286" w:rsidP="00BF064C">
      <w:pPr>
        <w:pStyle w:val="NoSpacing"/>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Vessel</m:t>
              </m:r>
            </m:e>
            <m:sub>
              <m:r>
                <w:rPr>
                  <w:rFonts w:ascii="Cambria Math" w:eastAsiaTheme="minorEastAsia" w:hAnsi="Cambria Math"/>
                </w:rPr>
                <m:t>v</m:t>
              </m:r>
            </m:sub>
          </m:sSub>
          <m:r>
            <w:rPr>
              <w:rFonts w:ascii="Cambria Math" w:eastAsiaTheme="minorEastAsia" w:hAnsi="Cambria Math"/>
            </w:rPr>
            <m:t xml:space="preserve"> ~ N(0, 0.05)</m:t>
          </m:r>
        </m:oMath>
      </m:oMathPara>
    </w:p>
    <w:p w14:paraId="00F49DB0" w14:textId="77777777" w:rsidR="007F7D9D" w:rsidRDefault="00743286" w:rsidP="00BF064C">
      <w:pPr>
        <w:pStyle w:val="NoSpacing"/>
        <w:jc w:val="both"/>
      </w:pPr>
      <m:oMathPara>
        <m:oMath>
          <m:sSub>
            <m:sSubPr>
              <m:ctrlPr>
                <w:rPr>
                  <w:rFonts w:ascii="Cambria Math" w:hAnsi="Cambria Math"/>
                  <w:i/>
                </w:rPr>
              </m:ctrlPr>
            </m:sSubPr>
            <m:e>
              <m:r>
                <w:rPr>
                  <w:rFonts w:ascii="Cambria Math" w:hAnsi="Cambria Math"/>
                </w:rPr>
                <m:t>Class</m:t>
              </m:r>
            </m:e>
            <m:sub>
              <m:r>
                <w:rPr>
                  <w:rFonts w:ascii="Cambria Math" w:hAnsi="Cambria Math"/>
                </w:rPr>
                <m:t>v</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DW if </m:t>
                  </m:r>
                  <m:r>
                    <w:rPr>
                      <w:rFonts w:ascii="Cambria Math" w:eastAsiaTheme="minorEastAsia" w:hAnsi="Cambria Math"/>
                    </w:rPr>
                    <m:t>B(1, p=0.5)</m:t>
                  </m:r>
                  <m:r>
                    <w:rPr>
                      <w:rFonts w:ascii="Cambria Math" w:hAnsi="Cambria Math"/>
                    </w:rPr>
                    <m:t>=1</m:t>
                  </m:r>
                </m:e>
                <m:e>
                  <m:r>
                    <w:rPr>
                      <w:rFonts w:ascii="Cambria Math" w:hAnsi="Cambria Math"/>
                    </w:rPr>
                    <m:t xml:space="preserve">OS if </m:t>
                  </m:r>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1, p=0.5</m:t>
                      </m:r>
                    </m:e>
                  </m:d>
                  <m:r>
                    <w:rPr>
                      <w:rFonts w:ascii="Cambria Math" w:eastAsiaTheme="minorEastAsia" w:hAnsi="Cambria Math"/>
                    </w:rPr>
                    <m:t>=0</m:t>
                  </m:r>
                </m:e>
              </m:eqArr>
            </m:e>
          </m:d>
        </m:oMath>
      </m:oMathPara>
    </w:p>
    <w:p w14:paraId="43522BA0" w14:textId="77777777" w:rsidR="007F7D9D" w:rsidRPr="00B56844" w:rsidRDefault="007F7D9D" w:rsidP="00BF064C">
      <w:pPr>
        <w:pStyle w:val="NoSpacing"/>
        <w:jc w:val="both"/>
        <w:rPr>
          <w:rFonts w:eastAsiaTheme="minorEastAsia"/>
        </w:rPr>
      </w:pPr>
    </w:p>
    <w:p w14:paraId="426065EE" w14:textId="77777777" w:rsidR="00B56844" w:rsidRPr="00AC638C" w:rsidRDefault="00743286" w:rsidP="00BF064C">
      <w:pPr>
        <w:pStyle w:val="NoSpacing"/>
        <w:jc w:val="both"/>
        <w:rPr>
          <w:rFonts w:eastAsiaTheme="minorEastAsia"/>
        </w:rPr>
      </w:pPr>
      <m:oMathPara>
        <m:oMath>
          <m:sSub>
            <m:sSubPr>
              <m:ctrlPr>
                <w:rPr>
                  <w:rFonts w:ascii="Cambria Math" w:hAnsi="Cambria Math"/>
                  <w:i/>
                </w:rPr>
              </m:ctrlPr>
            </m:sSubPr>
            <m:e>
              <m:r>
                <w:rPr>
                  <w:rFonts w:ascii="Cambria Math" w:hAnsi="Cambria Math"/>
                </w:rPr>
                <m:t>Gear</m:t>
              </m:r>
            </m:e>
            <m:sub>
              <m:r>
                <w:rPr>
                  <w:rFonts w:ascii="Cambria Math" w:hAnsi="Cambria Math"/>
                </w:rPr>
                <m:t>v</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0.1×Binomial</m:t>
                  </m:r>
                  <m:d>
                    <m:dPr>
                      <m:ctrlPr>
                        <w:rPr>
                          <w:rFonts w:ascii="Cambria Math" w:hAnsi="Cambria Math"/>
                          <w:i/>
                        </w:rPr>
                      </m:ctrlPr>
                    </m:dPr>
                    <m:e>
                      <m:r>
                        <w:rPr>
                          <w:rFonts w:ascii="Cambria Math" w:hAnsi="Cambria Math"/>
                        </w:rPr>
                        <m:t>1, p=</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-0.12×</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-60</m:t>
                                      </m:r>
                                    </m:e>
                                  </m:d>
                                </m:e>
                              </m:d>
                            </m:e>
                          </m:func>
                        </m:den>
                      </m:f>
                    </m:e>
                  </m:d>
                  <m:r>
                    <w:rPr>
                      <w:rFonts w:ascii="Cambria Math" w:hAnsi="Cambria Math"/>
                    </w:rPr>
                    <m:t xml:space="preserve"> if Clas</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=DW</m:t>
                  </m:r>
                </m:e>
                <m:e>
                  <m:r>
                    <w:rPr>
                      <w:rFonts w:ascii="Cambria Math" w:hAnsi="Cambria Math"/>
                    </w:rPr>
                    <m:t>-0.05                                                                           if Clas</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=OS</m:t>
                  </m:r>
                </m:e>
              </m:eqArr>
            </m:e>
          </m:d>
        </m:oMath>
      </m:oMathPara>
    </w:p>
    <w:p w14:paraId="0733215F" w14:textId="77777777" w:rsidR="00AC638C" w:rsidRDefault="00AC638C" w:rsidP="00BF064C">
      <w:pPr>
        <w:pStyle w:val="NoSpacing"/>
        <w:jc w:val="both"/>
      </w:pPr>
    </w:p>
    <w:p w14:paraId="4F93FF0B" w14:textId="77777777" w:rsidR="007F7D9D" w:rsidRDefault="007F7D9D" w:rsidP="00BF064C">
      <w:pPr>
        <w:pStyle w:val="NoSpacing"/>
        <w:jc w:val="both"/>
      </w:pPr>
      <m:oMathPara>
        <m:oMath>
          <m:r>
            <w:rPr>
              <w:rFonts w:ascii="Cambria Math" w:hAnsi="Cambria Math"/>
            </w:rPr>
            <m:t>Pole</m:t>
          </m:r>
          <m:sSub>
            <m:sSubPr>
              <m:ctrlPr>
                <w:rPr>
                  <w:rFonts w:ascii="Cambria Math" w:hAnsi="Cambria Math"/>
                  <w:i/>
                </w:rPr>
              </m:ctrlPr>
            </m:sSubPr>
            <m:e>
              <m:r>
                <w:rPr>
                  <w:rFonts w:ascii="Cambria Math" w:hAnsi="Cambria Math"/>
                </w:rPr>
                <m:t>s</m:t>
              </m:r>
            </m:e>
            <m:sub>
              <m:r>
                <w:rPr>
                  <w:rFonts w:ascii="Cambria Math" w:hAnsi="Cambria Math"/>
                </w:rPr>
                <m:t>v,s</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0.05 ×</m:t>
                  </m:r>
                  <m:d>
                    <m:dPr>
                      <m:ctrlPr>
                        <w:rPr>
                          <w:rFonts w:ascii="Cambria Math" w:hAnsi="Cambria Math"/>
                          <w:i/>
                        </w:rPr>
                      </m:ctrlPr>
                    </m:dPr>
                    <m:e>
                      <m:r>
                        <w:rPr>
                          <w:rFonts w:ascii="Cambria Math" w:hAnsi="Cambria Math"/>
                        </w:rPr>
                        <m:t xml:space="preserve">0.50+ </m:t>
                      </m:r>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0.25×</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-3.75</m:t>
                                  </m:r>
                                </m:e>
                              </m:d>
                            </m:e>
                            <m:sup>
                              <m:r>
                                <w:rPr>
                                  <w:rFonts w:ascii="Cambria Math" w:hAnsi="Cambria Math"/>
                                </w:rPr>
                                <m:t>2</m:t>
                              </m:r>
                            </m:sup>
                          </m:sSup>
                        </m:num>
                        <m:den>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0.25×</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-3.75</m:t>
                                  </m:r>
                                </m:e>
                              </m:d>
                            </m:e>
                            <m:sup>
                              <m:r>
                                <w:rPr>
                                  <w:rFonts w:ascii="Cambria Math" w:hAnsi="Cambria Math"/>
                                </w:rPr>
                                <m:t>2</m:t>
                              </m:r>
                            </m:sup>
                          </m:sSup>
                        </m:den>
                      </m:f>
                    </m:e>
                  </m:d>
                  <m:r>
                    <w:rPr>
                      <w:rFonts w:ascii="Cambria Math" w:hAnsi="Cambria Math"/>
                    </w:rPr>
                    <m:t xml:space="preserve"> if Clas</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=DW</m:t>
                  </m:r>
                </m:e>
                <m:e>
                  <m:r>
                    <w:rPr>
                      <w:rFonts w:ascii="Cambria Math" w:hAnsi="Cambria Math"/>
                    </w:rPr>
                    <m:t>0.10 ×</m:t>
                  </m:r>
                  <m:d>
                    <m:dPr>
                      <m:ctrlPr>
                        <w:rPr>
                          <w:rFonts w:ascii="Cambria Math" w:hAnsi="Cambria Math"/>
                          <w:i/>
                        </w:rPr>
                      </m:ctrlPr>
                    </m:dPr>
                    <m:e>
                      <m:r>
                        <w:rPr>
                          <w:rFonts w:ascii="Cambria Math" w:hAnsi="Cambria Math"/>
                        </w:rPr>
                        <m:t xml:space="preserve">0.75+ </m:t>
                      </m:r>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0.25×</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-6.25</m:t>
                                  </m:r>
                                </m:e>
                              </m:d>
                            </m:e>
                            <m:sup>
                              <m:r>
                                <w:rPr>
                                  <w:rFonts w:ascii="Cambria Math" w:hAnsi="Cambria Math"/>
                                </w:rPr>
                                <m:t>2</m:t>
                              </m:r>
                            </m:sup>
                          </m:sSup>
                        </m:num>
                        <m:den>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0.25×</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-6.25</m:t>
                                  </m:r>
                                </m:e>
                              </m:d>
                            </m:e>
                            <m:sup>
                              <m:r>
                                <w:rPr>
                                  <w:rFonts w:ascii="Cambria Math" w:hAnsi="Cambria Math"/>
                                </w:rPr>
                                <m:t>2</m:t>
                              </m:r>
                            </m:sup>
                          </m:sSup>
                        </m:den>
                      </m:f>
                    </m:e>
                  </m:d>
                  <m:r>
                    <w:rPr>
                      <w:rFonts w:ascii="Cambria Math" w:hAnsi="Cambria Math"/>
                    </w:rPr>
                    <m:t xml:space="preserve"> if Clas</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=OS</m:t>
                  </m:r>
                </m:e>
              </m:eqArr>
            </m:e>
          </m:d>
        </m:oMath>
      </m:oMathPara>
    </w:p>
    <w:p w14:paraId="7BAC3869" w14:textId="77777777" w:rsidR="00B56844" w:rsidRPr="004C2DC2" w:rsidRDefault="00743286" w:rsidP="00BF064C">
      <w:pPr>
        <w:pStyle w:val="NoSpacing"/>
        <w:jc w:val="both"/>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Pois(25) if Clas</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=DW</m:t>
                  </m:r>
                </m:e>
                <m:e>
                  <m:r>
                    <w:rPr>
                      <w:rFonts w:ascii="Cambria Math" w:hAnsi="Cambria Math"/>
                    </w:rPr>
                    <m:t>Pois(15) if Clas</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=OS</m:t>
                  </m:r>
                </m:e>
              </m:eqArr>
            </m:e>
          </m:d>
        </m:oMath>
      </m:oMathPara>
    </w:p>
    <w:p w14:paraId="18FD182C" w14:textId="77777777" w:rsidR="00303398" w:rsidRPr="005D565A" w:rsidRDefault="00303398" w:rsidP="00BF064C">
      <w:pPr>
        <w:pStyle w:val="NoSpacing"/>
        <w:jc w:val="center"/>
        <w:rPr>
          <w:rFonts w:eastAsiaTheme="minorEastAsia"/>
        </w:rPr>
      </w:pPr>
      <m:oMathPara>
        <m:oMath>
          <m:r>
            <w:rPr>
              <w:rFonts w:ascii="Cambria Math" w:eastAsiaTheme="minorEastAsia" w:hAnsi="Cambria Math"/>
            </w:rPr>
            <m:t>ϵ ~ N</m:t>
          </m:r>
          <m:d>
            <m:dPr>
              <m:ctrlPr>
                <w:rPr>
                  <w:rFonts w:ascii="Cambria Math" w:eastAsiaTheme="minorEastAsia" w:hAnsi="Cambria Math"/>
                  <w:i/>
                </w:rPr>
              </m:ctrlPr>
            </m:dPr>
            <m:e>
              <m:r>
                <w:rPr>
                  <w:rFonts w:ascii="Cambria Math" w:eastAsiaTheme="minorEastAsia" w:hAnsi="Cambria Math"/>
                </w:rPr>
                <m:t>0, 0.15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v,s</m:t>
                  </m:r>
                </m:sub>
              </m:sSub>
            </m:e>
          </m:d>
        </m:oMath>
      </m:oMathPara>
    </w:p>
    <w:p w14:paraId="4095058F" w14:textId="77777777" w:rsidR="00B56844" w:rsidRDefault="00B56844" w:rsidP="00BF064C">
      <w:pPr>
        <w:pStyle w:val="NoSpacing"/>
        <w:jc w:val="both"/>
      </w:pPr>
    </w:p>
    <w:p w14:paraId="300313EB" w14:textId="1187E5E6" w:rsidR="0001651F" w:rsidRDefault="00B015C5" w:rsidP="00BF064C">
      <w:pPr>
        <w:pStyle w:val="NoSpacing"/>
        <w:jc w:val="both"/>
        <w:rPr>
          <w:rFonts w:eastAsiaTheme="minorEastAsia"/>
        </w:rPr>
      </w:pPr>
      <w:ins w:id="180" w:author="Arnaud" w:date="2020-02-16T19:07:00Z">
        <w:r>
          <w:lastRenderedPageBreak/>
          <w:t>w</w:t>
        </w:r>
      </w:ins>
      <w:del w:id="181" w:author="Arnaud" w:date="2020-02-16T19:07:00Z">
        <w:r w:rsidR="00303398" w:rsidDel="00B015C5">
          <w:delText>W</w:delText>
        </w:r>
      </w:del>
      <w:r w:rsidR="00303398">
        <w:t xml:space="preserve">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v,s</m:t>
            </m:r>
          </m:sub>
        </m:sSub>
      </m:oMath>
      <w:r w:rsidR="00303398">
        <w:rPr>
          <w:rFonts w:eastAsiaTheme="minorEastAsia"/>
        </w:rPr>
        <w:t xml:space="preserve"> is the mean catchability for a vessel </w:t>
      </w:r>
      <w:r w:rsidR="00303398">
        <w:rPr>
          <w:rFonts w:eastAsiaTheme="minorEastAsia"/>
          <w:i/>
        </w:rPr>
        <w:t xml:space="preserve">v </w:t>
      </w:r>
      <w:r w:rsidR="00303398">
        <w:rPr>
          <w:rFonts w:eastAsiaTheme="minorEastAsia"/>
        </w:rPr>
        <w:t xml:space="preserve">and set </w:t>
      </w:r>
      <w:r w:rsidR="00303398">
        <w:rPr>
          <w:rFonts w:eastAsiaTheme="minorEastAsia"/>
          <w:i/>
        </w:rPr>
        <w:t>s,</w:t>
      </w:r>
      <w:r w:rsidR="0030339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Vessel</m:t>
            </m:r>
          </m:e>
          <m:sub>
            <m:r>
              <w:rPr>
                <w:rFonts w:ascii="Cambria Math" w:eastAsiaTheme="minorEastAsia" w:hAnsi="Cambria Math"/>
              </w:rPr>
              <m:t>v</m:t>
            </m:r>
          </m:sub>
        </m:sSub>
      </m:oMath>
      <w:r w:rsidR="00303398">
        <w:rPr>
          <w:rFonts w:eastAsiaTheme="minorEastAsia"/>
        </w:rPr>
        <w:t xml:space="preserve"> is the unique vessel effect, </w:t>
      </w:r>
      <m:oMath>
        <m:sSub>
          <m:sSubPr>
            <m:ctrlPr>
              <w:rPr>
                <w:rFonts w:ascii="Cambria Math" w:eastAsiaTheme="minorEastAsia" w:hAnsi="Cambria Math"/>
                <w:i/>
              </w:rPr>
            </m:ctrlPr>
          </m:sSubPr>
          <m:e>
            <m:r>
              <w:rPr>
                <w:rFonts w:ascii="Cambria Math" w:eastAsiaTheme="minorEastAsia" w:hAnsi="Cambria Math"/>
              </w:rPr>
              <m:t>Gear</m:t>
            </m:r>
          </m:e>
          <m:sub>
            <m:r>
              <w:rPr>
                <w:rFonts w:ascii="Cambria Math" w:eastAsiaTheme="minorEastAsia" w:hAnsi="Cambria Math"/>
              </w:rPr>
              <m:t>v</m:t>
            </m:r>
          </m:sub>
        </m:sSub>
      </m:oMath>
      <w:r w:rsidR="00303398">
        <w:rPr>
          <w:rFonts w:eastAsiaTheme="minorEastAsia"/>
        </w:rPr>
        <w:t xml:space="preserve"> is the vessel’s gear configuration effect, </w:t>
      </w:r>
      <m:oMath>
        <m:r>
          <w:rPr>
            <w:rFonts w:ascii="Cambria Math" w:eastAsiaTheme="minorEastAsia" w:hAnsi="Cambria Math"/>
          </w:rPr>
          <m:t>Clas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sidR="00303398">
        <w:rPr>
          <w:rFonts w:eastAsiaTheme="minorEastAsia"/>
        </w:rPr>
        <w:t xml:space="preserve"> is the vessels class effect,</w:t>
      </w:r>
      <w:r w:rsidR="00BF064C">
        <w:rPr>
          <w:rFonts w:eastAsiaTheme="minorEastAsia"/>
        </w:rPr>
        <w:t xml:space="preserve"> and</w:t>
      </w:r>
      <w:r w:rsidR="00303398">
        <w:rPr>
          <w:rFonts w:eastAsiaTheme="minorEastAsia"/>
        </w:rPr>
        <w:t xml:space="preserve"> </w:t>
      </w:r>
      <m:oMath>
        <m:r>
          <w:rPr>
            <w:rFonts w:ascii="Cambria Math" w:eastAsiaTheme="minorEastAsia" w:hAnsi="Cambria Math"/>
          </w:rPr>
          <m:t>Poles</m:t>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v,s</m:t>
            </m:r>
          </m:sub>
        </m:sSub>
      </m:oMath>
      <w:r w:rsidR="00BF064C">
        <w:rPr>
          <w:rFonts w:eastAsiaTheme="minorEastAsia"/>
        </w:rPr>
        <w:t xml:space="preserve"> is the effect of the number of poles fished. The vessel effect </w:t>
      </w:r>
      <m:oMath>
        <m:sSub>
          <m:sSubPr>
            <m:ctrlPr>
              <w:rPr>
                <w:rFonts w:ascii="Cambria Math" w:eastAsiaTheme="minorEastAsia" w:hAnsi="Cambria Math"/>
                <w:i/>
              </w:rPr>
            </m:ctrlPr>
          </m:sSubPr>
          <m:e>
            <m:r>
              <w:rPr>
                <w:rFonts w:ascii="Cambria Math" w:eastAsiaTheme="minorEastAsia" w:hAnsi="Cambria Math"/>
              </w:rPr>
              <m:t>Vessel</m:t>
            </m:r>
          </m:e>
          <m:sub>
            <m:r>
              <w:rPr>
                <w:rFonts w:ascii="Cambria Math" w:eastAsiaTheme="minorEastAsia" w:hAnsi="Cambria Math"/>
              </w:rPr>
              <m:t>v</m:t>
            </m:r>
          </m:sub>
        </m:sSub>
      </m:oMath>
      <w:r w:rsidR="00BF064C">
        <w:rPr>
          <w:rFonts w:eastAsiaTheme="minorEastAsia"/>
        </w:rPr>
        <w:t xml:space="preserve"> was sorted such that vessels with a later start year (</w:t>
      </w:r>
      <m:oMath>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oMath>
      <w:r w:rsidR="00BF064C">
        <w:rPr>
          <w:rFonts w:eastAsiaTheme="minorEastAsia"/>
        </w:rPr>
        <w:t xml:space="preserve"> in the fishery had a h</w:t>
      </w:r>
      <w:r w:rsidR="005519CE">
        <w:rPr>
          <w:rFonts w:eastAsiaTheme="minorEastAsia"/>
        </w:rPr>
        <w:t xml:space="preserve">igher vessel effect. This </w:t>
      </w:r>
      <w:r w:rsidR="00BF064C">
        <w:rPr>
          <w:rFonts w:eastAsiaTheme="minorEastAsia"/>
        </w:rPr>
        <w:t>simulate</w:t>
      </w:r>
      <w:r w:rsidR="005519CE">
        <w:rPr>
          <w:rFonts w:eastAsiaTheme="minorEastAsia"/>
        </w:rPr>
        <w:t>s</w:t>
      </w:r>
      <w:r w:rsidR="00BF064C">
        <w:rPr>
          <w:rFonts w:eastAsiaTheme="minorEastAsia"/>
        </w:rPr>
        <w:t xml:space="preserve"> the natural effort creep that occurs in most fisheries </w:t>
      </w:r>
      <w:r w:rsidR="005519CE">
        <w:rPr>
          <w:rFonts w:eastAsiaTheme="minorEastAsia"/>
        </w:rPr>
        <w:t>due to</w:t>
      </w:r>
      <w:r w:rsidR="00BF064C">
        <w:rPr>
          <w:rFonts w:eastAsiaTheme="minorEastAsia"/>
        </w:rPr>
        <w:t xml:space="preserve"> technological </w:t>
      </w:r>
      <w:r w:rsidR="005519CE">
        <w:rPr>
          <w:rFonts w:eastAsiaTheme="minorEastAsia"/>
        </w:rPr>
        <w:t>innovation. In the case study, vessels operating in the Japanese pole-and-line fishery for skipjack either belong to the offshore vessel (</w:t>
      </w:r>
      <w:r w:rsidR="005519CE">
        <w:rPr>
          <w:rFonts w:eastAsiaTheme="minorEastAsia"/>
          <w:i/>
        </w:rPr>
        <w:t>OS)</w:t>
      </w:r>
      <w:r w:rsidR="005519CE">
        <w:rPr>
          <w:rFonts w:eastAsiaTheme="minorEastAsia"/>
        </w:rPr>
        <w:t xml:space="preserve"> class or the distant-water vessel (</w:t>
      </w:r>
      <w:r w:rsidR="005519CE">
        <w:rPr>
          <w:rFonts w:eastAsiaTheme="minorEastAsia"/>
          <w:i/>
        </w:rPr>
        <w:t>DW</w:t>
      </w:r>
      <w:r w:rsidR="005519CE">
        <w:rPr>
          <w:rFonts w:eastAsiaTheme="minorEastAsia"/>
        </w:rPr>
        <w:t xml:space="preserve">) class. </w:t>
      </w:r>
      <w:r w:rsidR="005519CE" w:rsidRPr="005519CE">
        <w:rPr>
          <w:rFonts w:eastAsiaTheme="minorEastAsia"/>
          <w:i/>
        </w:rPr>
        <w:t>DW</w:t>
      </w:r>
      <w:r w:rsidR="005519CE">
        <w:rPr>
          <w:rFonts w:eastAsiaTheme="minorEastAsia"/>
        </w:rPr>
        <w:t xml:space="preserve"> vessels are larger (&gt; 200 gross registered tons) allowing them to fish more poles, and there is information on gear configuration such as bird radar, sonar, and bait tanks. In the simulation, it was assumed that a vessel entering the fishery had an equal probability of being an </w:t>
      </w:r>
      <w:r w:rsidR="005519CE" w:rsidRPr="005519CE">
        <w:rPr>
          <w:rFonts w:eastAsiaTheme="minorEastAsia"/>
          <w:i/>
        </w:rPr>
        <w:t>OS</w:t>
      </w:r>
      <w:r w:rsidR="005519CE">
        <w:rPr>
          <w:rFonts w:eastAsiaTheme="minorEastAsia"/>
        </w:rPr>
        <w:t xml:space="preserve"> or </w:t>
      </w:r>
      <w:r w:rsidR="005519CE" w:rsidRPr="005519CE">
        <w:rPr>
          <w:rFonts w:eastAsiaTheme="minorEastAsia"/>
          <w:i/>
        </w:rPr>
        <w:t>DW</w:t>
      </w:r>
      <w:r w:rsidR="005519CE">
        <w:rPr>
          <w:rFonts w:eastAsiaTheme="minorEastAsia"/>
        </w:rPr>
        <w:t xml:space="preserve"> vessel. However, depending on the year entered, a </w:t>
      </w:r>
      <w:r w:rsidR="005519CE">
        <w:rPr>
          <w:rFonts w:eastAsiaTheme="minorEastAsia"/>
          <w:i/>
        </w:rPr>
        <w:t>DW</w:t>
      </w:r>
      <w:r w:rsidR="005519CE">
        <w:rPr>
          <w:rFonts w:eastAsiaTheme="minorEastAsia"/>
        </w:rPr>
        <w:t xml:space="preserve"> vessel was randomly assigned either a lower or higher level of catchability depending on its gear configuration. </w:t>
      </w:r>
      <w:r w:rsidR="005519CE">
        <w:rPr>
          <w:rFonts w:eastAsiaTheme="minorEastAsia"/>
          <w:i/>
        </w:rPr>
        <w:t>DW</w:t>
      </w:r>
      <w:r w:rsidR="005519CE">
        <w:rPr>
          <w:rFonts w:eastAsiaTheme="minorEastAsia"/>
        </w:rPr>
        <w:t xml:space="preserve"> vessels entering the fishery later in the simulation period had a better chance of being assigned the higher gear configuration. Lastly, given the difference in size between the two vessel classes</w:t>
      </w:r>
      <w:ins w:id="182" w:author="Arnaud" w:date="2020-02-16T21:17:00Z">
        <w:r w:rsidR="00AD2B34">
          <w:rPr>
            <w:rFonts w:eastAsiaTheme="minorEastAsia"/>
          </w:rPr>
          <w:t>,</w:t>
        </w:r>
      </w:ins>
      <w:r w:rsidR="005519CE">
        <w:rPr>
          <w:rFonts w:eastAsiaTheme="minorEastAsia"/>
        </w:rPr>
        <w:t xml:space="preserve"> an interaction between the </w:t>
      </w:r>
      <w:r w:rsidR="00DB44D5">
        <w:rPr>
          <w:rFonts w:eastAsiaTheme="minorEastAsia"/>
        </w:rPr>
        <w:t>number of poles fished and the vessel class</w:t>
      </w:r>
      <w:ins w:id="183" w:author="Arnaud" w:date="2020-02-16T21:17:00Z">
        <w:r w:rsidR="00AD2B34">
          <w:rPr>
            <w:rFonts w:eastAsiaTheme="minorEastAsia"/>
          </w:rPr>
          <w:t xml:space="preserve"> was considered</w:t>
        </w:r>
      </w:ins>
      <w:r w:rsidR="00DB44D5">
        <w:rPr>
          <w:rFonts w:eastAsiaTheme="minorEastAsia"/>
        </w:rPr>
        <w:t xml:space="preserve">. For each set </w:t>
      </w:r>
      <w:r w:rsidR="00DB44D5">
        <w:rPr>
          <w:rFonts w:eastAsiaTheme="minorEastAsia"/>
          <w:i/>
        </w:rPr>
        <w:t>s</w:t>
      </w:r>
      <w:r w:rsidR="00DB44D5">
        <w:rPr>
          <w:rFonts w:eastAsiaTheme="minorEastAsia"/>
        </w:rPr>
        <w:t xml:space="preserve"> fished by a vessel, the number of poles fished was given as a random draw from the Poisson distribution with</w:t>
      </w:r>
      <w:ins w:id="184" w:author="Arnaud" w:date="2020-02-16T16:38:00Z">
        <w:r w:rsidR="007330DA">
          <w:rPr>
            <w:rFonts w:eastAsiaTheme="minorEastAsia"/>
          </w:rPr>
          <w:t xml:space="preserve"> intensity</w:t>
        </w:r>
      </w:ins>
      <w:r w:rsidR="00DB44D5">
        <w:rPr>
          <w:rFonts w:eastAsiaTheme="minorEastAsia"/>
        </w:rPr>
        <w:t xml:space="preserve"> </w:t>
      </w:r>
      <m:oMath>
        <m:r>
          <w:rPr>
            <w:rFonts w:ascii="Cambria Math" w:eastAsiaTheme="minorEastAsia" w:hAnsi="Cambria Math"/>
          </w:rPr>
          <m:t>λ</m:t>
        </m:r>
      </m:oMath>
      <w:r w:rsidR="00DB44D5">
        <w:rPr>
          <w:rFonts w:eastAsiaTheme="minorEastAsia"/>
        </w:rPr>
        <w:t xml:space="preserve"> specified by the vessel class. A quadratic effect on catchability with respect to the number of poles fished was included. Up to a certain point more poles results in a greater catchability, </w:t>
      </w:r>
      <w:del w:id="185" w:author="Arnaud" w:date="2020-02-16T21:17:00Z">
        <w:r w:rsidR="00DB44D5" w:rsidDel="00192092">
          <w:rPr>
            <w:rFonts w:eastAsiaTheme="minorEastAsia"/>
          </w:rPr>
          <w:delText xml:space="preserve">however </w:delText>
        </w:r>
      </w:del>
      <w:ins w:id="186" w:author="Arnaud" w:date="2020-02-16T21:17:00Z">
        <w:r w:rsidR="00192092">
          <w:rPr>
            <w:rFonts w:eastAsiaTheme="minorEastAsia"/>
          </w:rPr>
          <w:t xml:space="preserve">yet </w:t>
        </w:r>
      </w:ins>
      <w:r w:rsidR="00DB44D5">
        <w:rPr>
          <w:rFonts w:eastAsiaTheme="minorEastAsia"/>
        </w:rPr>
        <w:t>too many poles can result in reduced catchability due to over-crowding.</w:t>
      </w:r>
    </w:p>
    <w:p w14:paraId="011FF777" w14:textId="77777777" w:rsidR="0001651F" w:rsidRDefault="0001651F" w:rsidP="00BF064C">
      <w:pPr>
        <w:pStyle w:val="NoSpacing"/>
        <w:jc w:val="both"/>
        <w:rPr>
          <w:rFonts w:eastAsiaTheme="minorEastAsia"/>
        </w:rPr>
      </w:pPr>
    </w:p>
    <w:p w14:paraId="42654295" w14:textId="5709BAC2" w:rsidR="00B70E09" w:rsidRDefault="0001651F">
      <w:pPr>
        <w:pStyle w:val="NoSpacing"/>
        <w:ind w:firstLine="720"/>
        <w:jc w:val="both"/>
        <w:rPr>
          <w:rFonts w:eastAsiaTheme="minorEastAsia"/>
        </w:rPr>
        <w:pPrChange w:id="187" w:author="Arnaud" w:date="2020-02-16T19:07:00Z">
          <w:pPr>
            <w:pStyle w:val="NoSpacing"/>
            <w:jc w:val="both"/>
          </w:pPr>
        </w:pPrChange>
      </w:pPr>
      <w:r>
        <w:rPr>
          <w:rFonts w:eastAsiaTheme="minorEastAsia"/>
        </w:rPr>
        <w:t>Unique vessels were simulated to enter</w:t>
      </w:r>
      <w:r w:rsidR="00DB44D5">
        <w:rPr>
          <w:rFonts w:eastAsiaTheme="minorEastAsia"/>
        </w:rPr>
        <w:t xml:space="preserve"> </w:t>
      </w:r>
      <w:r>
        <w:rPr>
          <w:rFonts w:eastAsiaTheme="minorEastAsia"/>
        </w:rPr>
        <w:t xml:space="preserve">the fishery in </w:t>
      </w:r>
      <w:del w:id="188" w:author="Arnaud" w:date="2020-02-16T16:39:00Z">
        <w:r w:rsidDel="00812F69">
          <w:rPr>
            <w:rFonts w:eastAsiaTheme="minorEastAsia"/>
          </w:rPr>
          <w:delText xml:space="preserve">3 </w:delText>
        </w:r>
      </w:del>
      <w:ins w:id="189" w:author="Arnaud" w:date="2020-02-16T16:39:00Z">
        <w:r w:rsidR="00812F69">
          <w:rPr>
            <w:rFonts w:eastAsiaTheme="minorEastAsia"/>
          </w:rPr>
          <w:t xml:space="preserve">three </w:t>
        </w:r>
      </w:ins>
      <w:r>
        <w:rPr>
          <w:rFonts w:eastAsiaTheme="minorEastAsia"/>
        </w:rPr>
        <w:t xml:space="preserve">waves: at the start, </w:t>
      </w:r>
      <w:ins w:id="190" w:author="Arnaud" w:date="2020-02-16T21:19:00Z">
        <w:r w:rsidR="00A80CF6">
          <w:rPr>
            <w:rFonts w:eastAsiaTheme="minorEastAsia"/>
          </w:rPr>
          <w:t xml:space="preserve">at </w:t>
        </w:r>
      </w:ins>
      <w:r>
        <w:rPr>
          <w:rFonts w:eastAsiaTheme="minorEastAsia"/>
        </w:rPr>
        <w:t xml:space="preserve">approximately </w:t>
      </w:r>
      <w:del w:id="191" w:author="Arnaud" w:date="2020-02-16T21:18:00Z">
        <w:r w:rsidDel="00917A5C">
          <w:rPr>
            <w:rFonts w:eastAsiaTheme="minorEastAsia"/>
          </w:rPr>
          <w:delText>1/3</w:delText>
        </w:r>
        <w:r w:rsidRPr="0001651F" w:rsidDel="00917A5C">
          <w:rPr>
            <w:rFonts w:eastAsiaTheme="minorEastAsia"/>
            <w:vertAlign w:val="superscript"/>
          </w:rPr>
          <w:delText>rd</w:delText>
        </w:r>
      </w:del>
      <w:ins w:id="192" w:author="Arnaud" w:date="2020-02-16T21:18:00Z">
        <w:r w:rsidR="00917A5C">
          <w:rPr>
            <w:rFonts w:eastAsiaTheme="minorEastAsia"/>
          </w:rPr>
          <w:t>one third</w:t>
        </w:r>
      </w:ins>
      <w:r>
        <w:rPr>
          <w:rFonts w:eastAsiaTheme="minorEastAsia"/>
        </w:rPr>
        <w:t xml:space="preserve"> of the way through the simulation, and </w:t>
      </w:r>
      <w:ins w:id="193" w:author="Arnaud" w:date="2020-02-16T21:19:00Z">
        <w:r w:rsidR="00A80CF6">
          <w:rPr>
            <w:rFonts w:eastAsiaTheme="minorEastAsia"/>
          </w:rPr>
          <w:t xml:space="preserve">at </w:t>
        </w:r>
      </w:ins>
      <w:r>
        <w:rPr>
          <w:rFonts w:eastAsiaTheme="minorEastAsia"/>
        </w:rPr>
        <w:t xml:space="preserve">approximately </w:t>
      </w:r>
      <w:del w:id="194" w:author="Arnaud" w:date="2020-02-16T21:18:00Z">
        <w:r w:rsidDel="0009412E">
          <w:rPr>
            <w:rFonts w:eastAsiaTheme="minorEastAsia"/>
          </w:rPr>
          <w:delText>2/3</w:delText>
        </w:r>
        <w:r w:rsidRPr="0001651F" w:rsidDel="0009412E">
          <w:rPr>
            <w:rFonts w:eastAsiaTheme="minorEastAsia"/>
            <w:vertAlign w:val="superscript"/>
          </w:rPr>
          <w:delText>rd</w:delText>
        </w:r>
      </w:del>
      <w:ins w:id="195" w:author="Arnaud" w:date="2020-02-16T21:18:00Z">
        <w:r w:rsidR="0009412E">
          <w:rPr>
            <w:rFonts w:eastAsiaTheme="minorEastAsia"/>
          </w:rPr>
          <w:t>two thirds</w:t>
        </w:r>
      </w:ins>
      <w:r>
        <w:rPr>
          <w:rFonts w:eastAsiaTheme="minorEastAsia"/>
        </w:rPr>
        <w:t xml:space="preserve"> of the way through the simulation. Each vessel was assumed to participate in the fishery every year up through it</w:t>
      </w:r>
      <w:del w:id="196" w:author="Arnaud" w:date="2020-02-16T16:39:00Z">
        <w:r w:rsidDel="00281516">
          <w:rPr>
            <w:rFonts w:eastAsiaTheme="minorEastAsia"/>
          </w:rPr>
          <w:delText>’</w:delText>
        </w:r>
      </w:del>
      <w:r>
        <w:rPr>
          <w:rFonts w:eastAsiaTheme="minorEastAsia"/>
        </w:rPr>
        <w:t>s decommissioning age. The vessel’s decommissioning age was given by a random draw from a Poisson distribution with</w:t>
      </w:r>
      <w:ins w:id="197" w:author="Arnaud" w:date="2020-02-16T16:39:00Z">
        <w:r w:rsidR="00281516">
          <w:rPr>
            <w:rFonts w:eastAsiaTheme="minorEastAsia"/>
          </w:rPr>
          <w:t xml:space="preserve"> intensity</w:t>
        </w:r>
      </w:ins>
      <w:r>
        <w:rPr>
          <w:rFonts w:eastAsiaTheme="minorEastAsia"/>
        </w:rPr>
        <w:t xml:space="preserve"> </w:t>
      </w:r>
      <m:oMath>
        <m:r>
          <w:rPr>
            <w:rFonts w:ascii="Cambria Math" w:eastAsiaTheme="minorEastAsia" w:hAnsi="Cambria Math"/>
          </w:rPr>
          <m:t>λ</m:t>
        </m:r>
      </m:oMath>
      <w:r>
        <w:rPr>
          <w:rFonts w:eastAsiaTheme="minorEastAsia"/>
        </w:rPr>
        <w:t xml:space="preserve"> equal to </w:t>
      </w:r>
      <w:del w:id="198" w:author="Arnaud" w:date="2020-02-16T21:19:00Z">
        <w:r w:rsidDel="00B66031">
          <w:rPr>
            <w:rFonts w:eastAsiaTheme="minorEastAsia"/>
          </w:rPr>
          <w:delText>1/3</w:delText>
        </w:r>
        <w:r w:rsidRPr="0001651F" w:rsidDel="00B66031">
          <w:rPr>
            <w:rFonts w:eastAsiaTheme="minorEastAsia"/>
            <w:vertAlign w:val="superscript"/>
          </w:rPr>
          <w:delText>rd</w:delText>
        </w:r>
      </w:del>
      <w:ins w:id="199" w:author="Arnaud" w:date="2020-02-16T21:19:00Z">
        <w:r w:rsidR="00B66031">
          <w:rPr>
            <w:rFonts w:eastAsiaTheme="minorEastAsia"/>
          </w:rPr>
          <w:t>one third</w:t>
        </w:r>
      </w:ins>
      <w:r>
        <w:rPr>
          <w:rFonts w:eastAsiaTheme="minorEastAsia"/>
        </w:rPr>
        <w:t xml:space="preserve"> of the total simulation length. An example of the fleet and vessel characteristics across time is shown in </w:t>
      </w:r>
      <w:r w:rsidR="00F12D9A">
        <w:fldChar w:fldCharType="begin"/>
      </w:r>
      <w:r w:rsidR="00F12D9A">
        <w:instrText xml:space="preserve"> HYPERLINK \l "Figure2" </w:instrText>
      </w:r>
      <w:r w:rsidR="00F12D9A">
        <w:fldChar w:fldCharType="separate"/>
      </w:r>
      <w:r w:rsidRPr="004516D7">
        <w:rPr>
          <w:rStyle w:val="Hyperlink"/>
          <w:rFonts w:eastAsiaTheme="minorEastAsia"/>
        </w:rPr>
        <w:t>Figure 2</w:t>
      </w:r>
      <w:r w:rsidR="00F12D9A">
        <w:rPr>
          <w:rStyle w:val="Hyperlink"/>
          <w:rFonts w:eastAsiaTheme="minorEastAsia"/>
        </w:rPr>
        <w:fldChar w:fldCharType="end"/>
      </w:r>
      <w:r>
        <w:rPr>
          <w:rFonts w:eastAsiaTheme="minorEastAsia"/>
        </w:rPr>
        <w:t>.</w:t>
      </w:r>
      <w:r w:rsidR="005519CE">
        <w:rPr>
          <w:rFonts w:eastAsiaTheme="minorEastAsia"/>
        </w:rPr>
        <w:t xml:space="preserve">    </w:t>
      </w:r>
      <w:r w:rsidR="00BF064C">
        <w:rPr>
          <w:rFonts w:eastAsiaTheme="minorEastAsia"/>
        </w:rPr>
        <w:t xml:space="preserve"> </w:t>
      </w:r>
      <w:commentRangeEnd w:id="179"/>
      <w:r w:rsidR="00407718">
        <w:rPr>
          <w:rStyle w:val="CommentReference"/>
        </w:rPr>
        <w:commentReference w:id="179"/>
      </w:r>
    </w:p>
    <w:p w14:paraId="41B82A5E" w14:textId="77777777" w:rsidR="00E164D2" w:rsidRDefault="00E164D2" w:rsidP="00BF064C">
      <w:pPr>
        <w:pStyle w:val="NoSpacing"/>
        <w:jc w:val="both"/>
      </w:pPr>
    </w:p>
    <w:p w14:paraId="513E2E17" w14:textId="77777777" w:rsidR="00DB44D5" w:rsidRPr="00DB44D5" w:rsidRDefault="00DB44D5" w:rsidP="00BF064C">
      <w:pPr>
        <w:pStyle w:val="NoSpacing"/>
        <w:jc w:val="both"/>
      </w:pPr>
      <w:r>
        <w:rPr>
          <w:b/>
          <w:u w:val="single"/>
        </w:rPr>
        <w:t>Methods – Estimating Indices</w:t>
      </w:r>
    </w:p>
    <w:p w14:paraId="597B0F4E" w14:textId="77777777" w:rsidR="00E164D2" w:rsidRDefault="00E164D2" w:rsidP="00BF064C">
      <w:pPr>
        <w:pStyle w:val="NoSpacing"/>
        <w:jc w:val="both"/>
      </w:pPr>
    </w:p>
    <w:p w14:paraId="61071334" w14:textId="37DDEBD3" w:rsidR="008F7B6F" w:rsidRDefault="008F7B6F">
      <w:pPr>
        <w:pStyle w:val="NoSpacing"/>
        <w:ind w:firstLine="720"/>
        <w:jc w:val="both"/>
        <w:pPrChange w:id="200" w:author="Arnaud" w:date="2020-02-16T19:07:00Z">
          <w:pPr>
            <w:pStyle w:val="NoSpacing"/>
            <w:jc w:val="both"/>
          </w:pPr>
        </w:pPrChange>
      </w:pPr>
      <w:r>
        <w:t>For each of the 1</w:t>
      </w:r>
      <w:ins w:id="201" w:author="Arnaud" w:date="2020-02-16T18:32:00Z">
        <w:r w:rsidR="008C34C5">
          <w:t>,</w:t>
        </w:r>
      </w:ins>
      <w:del w:id="202" w:author="Arnaud" w:date="2020-02-16T18:32:00Z">
        <w:r w:rsidDel="008C34C5">
          <w:delText> </w:delText>
        </w:r>
      </w:del>
      <w:r>
        <w:t xml:space="preserve">200 simulated data sets, </w:t>
      </w:r>
      <w:del w:id="203" w:author="Arnaud" w:date="2020-02-16T18:32:00Z">
        <w:r w:rsidDel="00B32DA7">
          <w:delText xml:space="preserve">4 </w:delText>
        </w:r>
      </w:del>
      <w:ins w:id="204" w:author="Arnaud" w:date="2020-02-16T18:32:00Z">
        <w:r w:rsidR="00B32DA7">
          <w:t xml:space="preserve">four </w:t>
        </w:r>
      </w:ins>
      <w:r>
        <w:t>different configurations of a spatiotemporal delta-</w:t>
      </w:r>
      <w:r w:rsidR="00426D9D">
        <w:t xml:space="preserve">lognormal </w:t>
      </w:r>
      <w:r>
        <w:t xml:space="preserve">GLMM implemented using </w:t>
      </w:r>
      <w:del w:id="205" w:author="Arnaud" w:date="2020-02-16T18:33:00Z">
        <w:r w:rsidDel="00B32DA7">
          <w:delText xml:space="preserve">the </w:delText>
        </w:r>
      </w:del>
      <w:ins w:id="206" w:author="Arnaud" w:date="2020-02-16T18:33:00Z">
        <w:r w:rsidR="00B32DA7">
          <w:t xml:space="preserve">R </w:t>
        </w:r>
      </w:ins>
      <w:del w:id="207" w:author="Arnaud" w:date="2020-02-16T18:33:00Z">
        <w:r w:rsidDel="00B32DA7">
          <w:delText xml:space="preserve">VAST </w:delText>
        </w:r>
      </w:del>
      <w:r>
        <w:t>package</w:t>
      </w:r>
      <w:r w:rsidR="009545D9">
        <w:t xml:space="preserve"> </w:t>
      </w:r>
      <w:ins w:id="208" w:author="Arnaud" w:date="2020-02-16T18:33:00Z">
        <w:r w:rsidR="00B32DA7" w:rsidRPr="00B32DA7">
          <w:rPr>
            <w:i/>
            <w:iCs/>
            <w:rPrChange w:id="209" w:author="Arnaud" w:date="2020-02-16T18:33:00Z">
              <w:rPr/>
            </w:rPrChange>
          </w:rPr>
          <w:t>VAST</w:t>
        </w:r>
        <w:r w:rsidR="00B32DA7">
          <w:t xml:space="preserve"> </w:t>
        </w:r>
      </w:ins>
      <w:ins w:id="210" w:author="Arnaud" w:date="2020-02-16T21:20:00Z">
        <w:r w:rsidR="00067EDC">
          <w:t xml:space="preserve">(Thorson, 2019a) </w:t>
        </w:r>
      </w:ins>
      <w:r w:rsidR="009545D9">
        <w:t>were used to estimate indices of abundance</w:t>
      </w:r>
      <w:r w:rsidR="008F6FA7">
        <w:t xml:space="preserve"> </w:t>
      </w:r>
      <w:r w:rsidR="008F6FA7">
        <w:rPr>
          <w:i/>
        </w:rPr>
        <w:t>I</w:t>
      </w:r>
      <w:r w:rsidR="008F6FA7">
        <w:rPr>
          <w:i/>
          <w:vertAlign w:val="subscript"/>
        </w:rPr>
        <w:t>t</w:t>
      </w:r>
      <w:r>
        <w:t xml:space="preserve">. </w:t>
      </w:r>
      <w:r w:rsidR="00426D9D">
        <w:t xml:space="preserve">A baseline configuration of the </w:t>
      </w:r>
      <w:ins w:id="211" w:author="Arnaud" w:date="2020-02-16T21:20:00Z">
        <w:r w:rsidR="0072727C">
          <w:t>spatiotemporal</w:t>
        </w:r>
      </w:ins>
      <w:del w:id="212" w:author="Arnaud" w:date="2020-02-16T21:20:00Z">
        <w:r w:rsidR="00426D9D" w:rsidDel="0072727C">
          <w:delText>VAST</w:delText>
        </w:r>
      </w:del>
      <w:r w:rsidR="00426D9D">
        <w:t xml:space="preserve"> model consisted of specifying two sub-models: one for modelling the encounter probability with a binomial error structure</w:t>
      </w:r>
      <w:ins w:id="213" w:author="Arnaud" w:date="2020-02-16T18:34:00Z">
        <w:r w:rsidR="00C54F59">
          <w:t>,</w:t>
        </w:r>
      </w:ins>
      <w:r w:rsidR="00426D9D">
        <w:t xml:space="preserve"> and </w:t>
      </w:r>
      <w:del w:id="214" w:author="Arnaud" w:date="2020-02-16T18:34:00Z">
        <w:r w:rsidR="00426D9D" w:rsidDel="00B32DA7">
          <w:delText xml:space="preserve">a </w:delText>
        </w:r>
      </w:del>
      <w:ins w:id="215" w:author="Arnaud" w:date="2020-02-16T18:34:00Z">
        <w:r w:rsidR="00B32DA7">
          <w:t xml:space="preserve">one for modelling </w:t>
        </w:r>
      </w:ins>
      <w:r w:rsidR="00426D9D">
        <w:t xml:space="preserve">positive catch component </w:t>
      </w:r>
      <w:del w:id="216" w:author="Arnaud" w:date="2020-02-16T18:34:00Z">
        <w:r w:rsidR="00426D9D" w:rsidDel="00B32DA7">
          <w:delText xml:space="preserve">modelled </w:delText>
        </w:r>
      </w:del>
      <w:r w:rsidR="00426D9D">
        <w:t xml:space="preserve">with a lognormal error structure. Each </w:t>
      </w:r>
      <w:ins w:id="217" w:author="Arnaud" w:date="2020-02-16T18:34:00Z">
        <w:r w:rsidR="00547A7A">
          <w:t>sub</w:t>
        </w:r>
      </w:ins>
      <w:ins w:id="218" w:author="Arnaud" w:date="2020-02-16T21:21:00Z">
        <w:r w:rsidR="00B022CC">
          <w:t>-</w:t>
        </w:r>
      </w:ins>
      <w:ins w:id="219" w:author="Arnaud" w:date="2020-02-16T18:34:00Z">
        <w:r w:rsidR="00547A7A">
          <w:t>model</w:t>
        </w:r>
      </w:ins>
      <w:del w:id="220" w:author="Arnaud" w:date="2020-02-16T18:34:00Z">
        <w:r w:rsidR="00426D9D" w:rsidDel="00547A7A">
          <w:delText>component</w:delText>
        </w:r>
      </w:del>
      <w:r w:rsidR="00426D9D">
        <w:t xml:space="preserve"> separately estimated spatial random effects at 150 “knots” which were uniformly distributed across the spatial domain of the simulation and a set of spatiotemporal random effects for each unique combination of spatial time-step. The spatial correlation structure of both the spatial random effects and the spatiotemporal random effects was governed by a multivariate normal random field with a Mat</w:t>
      </w:r>
      <w:ins w:id="221" w:author="Arnaud" w:date="2020-02-16T18:35:00Z">
        <w:r w:rsidR="002E20F9">
          <w:t>é</w:t>
        </w:r>
      </w:ins>
      <w:del w:id="222" w:author="Arnaud" w:date="2020-02-16T18:35:00Z">
        <w:r w:rsidR="00426D9D" w:rsidDel="002E20F9">
          <w:delText>e</w:delText>
        </w:r>
      </w:del>
      <w:r w:rsidR="00426D9D">
        <w:t>rn spatial covariance function.</w:t>
      </w:r>
      <w:r w:rsidR="00B809FE">
        <w:t xml:space="preserve"> </w:t>
      </w:r>
      <w:commentRangeStart w:id="223"/>
      <w:commentRangeStart w:id="224"/>
      <w:r w:rsidR="00B809FE">
        <w:t>For the spatiotemporal random effects</w:t>
      </w:r>
      <w:ins w:id="225" w:author="Arnaud" w:date="2020-02-16T21:21:00Z">
        <w:r w:rsidR="00F445D4">
          <w:t>,</w:t>
        </w:r>
      </w:ins>
      <w:r w:rsidR="00B809FE">
        <w:t xml:space="preserve"> no correlation </w:t>
      </w:r>
      <w:del w:id="226" w:author="James.Thorson" w:date="2020-02-11T10:26:00Z">
        <w:r w:rsidR="00B809FE" w:rsidDel="005D2D0A">
          <w:delText xml:space="preserve">or </w:delText>
        </w:r>
      </w:del>
      <w:r w:rsidR="00B809FE">
        <w:t xml:space="preserve">structure was assumed for the temporal component of variation. </w:t>
      </w:r>
      <w:commentRangeEnd w:id="223"/>
      <w:r w:rsidR="005D2D0A">
        <w:rPr>
          <w:rStyle w:val="CommentReference"/>
        </w:rPr>
        <w:commentReference w:id="223"/>
      </w:r>
      <w:commentRangeEnd w:id="224"/>
      <w:r w:rsidR="00E91DF0">
        <w:rPr>
          <w:rStyle w:val="CommentReference"/>
        </w:rPr>
        <w:commentReference w:id="224"/>
      </w:r>
      <w:r w:rsidR="00B809FE">
        <w:t xml:space="preserve">Indices were calculated as a spatial average of the predicted density across a 1° </w:t>
      </w:r>
      <w:del w:id="227" w:author="Arnaud" w:date="2020-02-16T18:35:00Z">
        <w:r w:rsidR="00B809FE" w:rsidDel="00F43777">
          <w:delText xml:space="preserve">x 1° </w:delText>
        </w:r>
      </w:del>
      <w:r w:rsidR="00B809FE">
        <w:t xml:space="preserve">spatial extrapolation grid spanning the simulation’s spatial domain. </w:t>
      </w:r>
      <w:commentRangeStart w:id="228"/>
      <w:commentRangeStart w:id="229"/>
      <w:r w:rsidR="00B809FE">
        <w:t xml:space="preserve">Uncertainty around the index were derived using </w:t>
      </w:r>
      <w:ins w:id="230" w:author="Arnaud" w:date="2020-02-16T18:37:00Z">
        <w:r w:rsidR="00E2306C">
          <w:t xml:space="preserve">a generalization of </w:t>
        </w:r>
      </w:ins>
      <w:r w:rsidR="00B809FE">
        <w:t>the delta-method</w:t>
      </w:r>
      <w:ins w:id="231" w:author="Arnaud" w:date="2020-02-16T18:35:00Z">
        <w:r w:rsidR="00F43777">
          <w:t xml:space="preserve"> (</w:t>
        </w:r>
      </w:ins>
      <w:commentRangeStart w:id="232"/>
      <w:ins w:id="233" w:author="Arnaud" w:date="2020-02-16T18:37:00Z">
        <w:r w:rsidR="00E2306C">
          <w:t>Thorson et al., 2015</w:t>
        </w:r>
      </w:ins>
      <w:commentRangeEnd w:id="232"/>
      <w:ins w:id="234" w:author="Arnaud" w:date="2020-02-16T18:38:00Z">
        <w:r w:rsidR="00FE5C4D">
          <w:rPr>
            <w:rStyle w:val="CommentReference"/>
          </w:rPr>
          <w:commentReference w:id="232"/>
        </w:r>
      </w:ins>
      <w:ins w:id="235" w:author="Arnaud" w:date="2020-02-16T18:37:00Z">
        <w:r w:rsidR="00E2306C">
          <w:t xml:space="preserve">; </w:t>
        </w:r>
        <w:commentRangeStart w:id="236"/>
        <w:r w:rsidR="00E2306C">
          <w:t>Thorson and Barnett, 2017</w:t>
        </w:r>
      </w:ins>
      <w:commentRangeEnd w:id="236"/>
      <w:ins w:id="237" w:author="Arnaud" w:date="2020-02-16T18:38:00Z">
        <w:r w:rsidR="00F13952">
          <w:rPr>
            <w:rStyle w:val="CommentReference"/>
          </w:rPr>
          <w:commentReference w:id="236"/>
        </w:r>
      </w:ins>
      <w:ins w:id="238" w:author="Arnaud" w:date="2020-02-16T18:35:00Z">
        <w:r w:rsidR="00F43777">
          <w:t>)</w:t>
        </w:r>
      </w:ins>
      <w:r w:rsidR="00B809FE">
        <w:t xml:space="preserve">. </w:t>
      </w:r>
      <w:commentRangeEnd w:id="228"/>
      <w:r w:rsidR="00645137">
        <w:rPr>
          <w:rStyle w:val="CommentReference"/>
        </w:rPr>
        <w:commentReference w:id="228"/>
      </w:r>
      <w:commentRangeEnd w:id="229"/>
      <w:r w:rsidR="00E91DF0">
        <w:rPr>
          <w:rStyle w:val="CommentReference"/>
        </w:rPr>
        <w:commentReference w:id="229"/>
      </w:r>
      <w:r w:rsidR="00B809FE">
        <w:t xml:space="preserve">Though the results focus on the index estimated for the entire WCPFC assessment </w:t>
      </w:r>
      <w:r w:rsidR="009545D9">
        <w:t>area</w:t>
      </w:r>
      <w:r w:rsidR="00B809FE">
        <w:t>, indices were simultaneously estim</w:t>
      </w:r>
      <w:r w:rsidR="009545D9">
        <w:t xml:space="preserve">ated by </w:t>
      </w:r>
      <w:del w:id="239" w:author="Arnaud" w:date="2020-02-16T21:22:00Z">
        <w:r w:rsidR="009545D9" w:rsidDel="00AA328B">
          <w:delText xml:space="preserve">each </w:delText>
        </w:r>
      </w:del>
      <w:ins w:id="240" w:author="Arnaud" w:date="2020-02-16T21:22:00Z">
        <w:r w:rsidR="00AA328B">
          <w:t xml:space="preserve">a spatiotemporal </w:t>
        </w:r>
      </w:ins>
      <w:r w:rsidR="009545D9">
        <w:t xml:space="preserve">model for the </w:t>
      </w:r>
      <w:del w:id="241" w:author="Arnaud" w:date="2020-02-16T18:36:00Z">
        <w:r w:rsidR="009545D9" w:rsidDel="00F43777">
          <w:delText xml:space="preserve">8 </w:delText>
        </w:r>
      </w:del>
      <w:ins w:id="242" w:author="Arnaud" w:date="2020-02-16T18:36:00Z">
        <w:r w:rsidR="00F43777">
          <w:t xml:space="preserve">eight </w:t>
        </w:r>
      </w:ins>
      <w:r w:rsidR="009545D9">
        <w:t>regions within the assessment area.</w:t>
      </w:r>
    </w:p>
    <w:p w14:paraId="677892FF" w14:textId="77777777" w:rsidR="009545D9" w:rsidRDefault="009545D9" w:rsidP="00BF064C">
      <w:pPr>
        <w:pStyle w:val="NoSpacing"/>
        <w:jc w:val="both"/>
      </w:pPr>
    </w:p>
    <w:p w14:paraId="17AC2A10" w14:textId="5B8F6CBE" w:rsidR="009545D9" w:rsidRDefault="009545D9">
      <w:pPr>
        <w:pStyle w:val="NoSpacing"/>
        <w:ind w:firstLine="360"/>
        <w:jc w:val="both"/>
        <w:pPrChange w:id="243" w:author="Arnaud" w:date="2020-02-16T19:07:00Z">
          <w:pPr>
            <w:pStyle w:val="NoSpacing"/>
            <w:jc w:val="both"/>
          </w:pPr>
        </w:pPrChange>
      </w:pPr>
      <w:r>
        <w:t xml:space="preserve">In order to examine the effect of changing the </w:t>
      </w:r>
      <w:ins w:id="244" w:author="Arnaud" w:date="2020-02-16T18:44:00Z">
        <w:r w:rsidR="008314EF">
          <w:t>spatiotemporal</w:t>
        </w:r>
        <w:r w:rsidR="008314EF" w:rsidDel="008314EF">
          <w:t xml:space="preserve"> </w:t>
        </w:r>
      </w:ins>
      <w:del w:id="245" w:author="Arnaud" w:date="2020-02-16T18:44:00Z">
        <w:r w:rsidDel="008314EF">
          <w:delText xml:space="preserve">VAST </w:delText>
        </w:r>
      </w:del>
      <w:r>
        <w:t xml:space="preserve">model structure on the estimated indices, four configurations of the </w:t>
      </w:r>
      <w:ins w:id="246" w:author="Arnaud" w:date="2020-02-16T18:44:00Z">
        <w:r w:rsidR="008314EF">
          <w:t>spatiotemporal</w:t>
        </w:r>
        <w:r w:rsidR="008314EF" w:rsidDel="008314EF">
          <w:t xml:space="preserve"> </w:t>
        </w:r>
      </w:ins>
      <w:del w:id="247" w:author="Arnaud" w:date="2020-02-16T18:44:00Z">
        <w:r w:rsidDel="008314EF">
          <w:delText xml:space="preserve">VAST </w:delText>
        </w:r>
      </w:del>
      <w:r>
        <w:t xml:space="preserve">model were constructed. Model </w:t>
      </w:r>
      <w:r>
        <w:lastRenderedPageBreak/>
        <w:t>configuration was done according to a full factorial combination of either including a</w:t>
      </w:r>
      <w:ins w:id="248" w:author="Arnaud" w:date="2020-02-16T18:42:00Z">
        <w:r w:rsidR="00A14B51">
          <w:t xml:space="preserve"> seasonal</w:t>
        </w:r>
      </w:ins>
      <w:del w:id="249" w:author="Arnaud" w:date="2020-02-16T18:42:00Z">
        <w:r w:rsidDel="00A14B51">
          <w:delText>n</w:delText>
        </w:r>
      </w:del>
      <w:r>
        <w:t xml:space="preserve"> environmental covariate on abundance</w:t>
      </w:r>
      <w:ins w:id="250" w:author="Arnaud" w:date="2020-02-16T18:42:00Z">
        <w:r w:rsidR="00A14B51">
          <w:t xml:space="preserve"> (SST)</w:t>
        </w:r>
      </w:ins>
      <w:r>
        <w:t xml:space="preserve"> or including a </w:t>
      </w:r>
      <w:ins w:id="251" w:author="Arnaud" w:date="2020-02-16T18:42:00Z">
        <w:r w:rsidR="00A14B51">
          <w:t>regional annua</w:t>
        </w:r>
      </w:ins>
      <w:ins w:id="252" w:author="Arnaud" w:date="2020-02-16T18:43:00Z">
        <w:r w:rsidR="00A14B51">
          <w:t xml:space="preserve">l </w:t>
        </w:r>
      </w:ins>
      <w:r>
        <w:t xml:space="preserve">climate index </w:t>
      </w:r>
      <w:ins w:id="253" w:author="Arnaud" w:date="2020-02-16T18:43:00Z">
        <w:r w:rsidR="00A14B51">
          <w:t xml:space="preserve">(the ENSO) </w:t>
        </w:r>
      </w:ins>
      <w:r>
        <w:t>as a spatially varying coefficient (SVC</w:t>
      </w:r>
      <w:ins w:id="254" w:author="Arnaud" w:date="2020-02-16T18:43:00Z">
        <w:r w:rsidR="00A14B51">
          <w:t xml:space="preserve">; </w:t>
        </w:r>
        <w:commentRangeStart w:id="255"/>
        <w:r w:rsidR="00A14B51">
          <w:t>Thorson, 2019b</w:t>
        </w:r>
        <w:commentRangeEnd w:id="255"/>
        <w:r w:rsidR="00A14B51">
          <w:rPr>
            <w:rStyle w:val="CommentReference"/>
          </w:rPr>
          <w:commentReference w:id="255"/>
        </w:r>
      </w:ins>
      <w:r>
        <w:t xml:space="preserve">). The resulting configurations </w:t>
      </w:r>
      <w:del w:id="256" w:author="Arnaud" w:date="2020-02-16T18:44:00Z">
        <w:r w:rsidDel="008C00E6">
          <w:delText>are</w:delText>
        </w:r>
      </w:del>
      <w:ins w:id="257" w:author="Arnaud" w:date="2020-02-16T18:44:00Z">
        <w:r w:rsidR="008C00E6">
          <w:t>were</w:t>
        </w:r>
      </w:ins>
      <w:r>
        <w:t>:</w:t>
      </w:r>
    </w:p>
    <w:p w14:paraId="42D67118" w14:textId="7FDF948D" w:rsidR="009545D9" w:rsidRDefault="009545D9" w:rsidP="009545D9">
      <w:pPr>
        <w:pStyle w:val="NoSpacing"/>
        <w:numPr>
          <w:ilvl w:val="0"/>
          <w:numId w:val="4"/>
        </w:numPr>
        <w:jc w:val="both"/>
      </w:pPr>
      <w:r w:rsidRPr="00B80E4E">
        <w:rPr>
          <w:i/>
        </w:rPr>
        <w:t>NoEnviro</w:t>
      </w:r>
      <w:r>
        <w:t xml:space="preserve">: The baseline </w:t>
      </w:r>
      <w:ins w:id="258" w:author="Arnaud" w:date="2020-02-16T18:44:00Z">
        <w:r w:rsidR="008314EF">
          <w:t>spatiotemporal</w:t>
        </w:r>
        <w:r w:rsidR="008314EF" w:rsidDel="008314EF">
          <w:t xml:space="preserve"> </w:t>
        </w:r>
      </w:ins>
      <w:del w:id="259" w:author="Arnaud" w:date="2020-02-16T18:44:00Z">
        <w:r w:rsidDel="008314EF">
          <w:delText xml:space="preserve">VAST </w:delText>
        </w:r>
      </w:del>
      <w:r>
        <w:t>model as described above.</w:t>
      </w:r>
    </w:p>
    <w:p w14:paraId="37BD71EC" w14:textId="59047B5B" w:rsidR="009545D9" w:rsidRDefault="009545D9" w:rsidP="009545D9">
      <w:pPr>
        <w:pStyle w:val="NoSpacing"/>
        <w:numPr>
          <w:ilvl w:val="0"/>
          <w:numId w:val="4"/>
        </w:numPr>
        <w:jc w:val="both"/>
      </w:pPr>
      <w:r w:rsidRPr="00B80E4E">
        <w:rPr>
          <w:i/>
        </w:rPr>
        <w:t>Enviro</w:t>
      </w:r>
      <w:r>
        <w:t xml:space="preserve">: The baseline </w:t>
      </w:r>
      <w:ins w:id="260" w:author="Arnaud" w:date="2020-02-16T18:44:00Z">
        <w:r w:rsidR="008314EF">
          <w:t>spatiotemporal</w:t>
        </w:r>
        <w:r w:rsidR="008314EF" w:rsidDel="008314EF">
          <w:t xml:space="preserve"> </w:t>
        </w:r>
      </w:ins>
      <w:del w:id="261" w:author="Arnaud" w:date="2020-02-16T18:44:00Z">
        <w:r w:rsidDel="008314EF">
          <w:delText xml:space="preserve">VAST </w:delText>
        </w:r>
      </w:del>
      <w:r>
        <w:t xml:space="preserve">model with the inclusion of </w:t>
      </w:r>
      <w:del w:id="262" w:author="Arnaud" w:date="2020-02-16T18:44:00Z">
        <w:r w:rsidDel="008314EF">
          <w:delText xml:space="preserve">an </w:delText>
        </w:r>
      </w:del>
      <w:ins w:id="263" w:author="Arnaud" w:date="2020-02-16T18:44:00Z">
        <w:r w:rsidR="008314EF">
          <w:t xml:space="preserve">a seasonal </w:t>
        </w:r>
      </w:ins>
      <w:r>
        <w:t>environmental covariate on abundance</w:t>
      </w:r>
      <w:ins w:id="264" w:author="Arnaud" w:date="2020-02-16T18:45:00Z">
        <w:r w:rsidR="008314EF">
          <w:t xml:space="preserve">. </w:t>
        </w:r>
      </w:ins>
      <w:r>
        <w:t xml:space="preserve"> </w:t>
      </w:r>
    </w:p>
    <w:p w14:paraId="79C83A28" w14:textId="63FE8595" w:rsidR="00B80E4E" w:rsidRDefault="00B80E4E" w:rsidP="009545D9">
      <w:pPr>
        <w:pStyle w:val="NoSpacing"/>
        <w:numPr>
          <w:ilvl w:val="0"/>
          <w:numId w:val="4"/>
        </w:numPr>
        <w:jc w:val="both"/>
      </w:pPr>
      <w:r w:rsidRPr="00B80E4E">
        <w:rPr>
          <w:i/>
        </w:rPr>
        <w:t>NoEnviroSVC</w:t>
      </w:r>
      <w:r>
        <w:t xml:space="preserve">: The </w:t>
      </w:r>
      <w:r w:rsidRPr="00B80E4E">
        <w:rPr>
          <w:i/>
        </w:rPr>
        <w:t>NoEnviro</w:t>
      </w:r>
      <w:r>
        <w:t xml:space="preserve"> </w:t>
      </w:r>
      <w:ins w:id="265" w:author="Arnaud" w:date="2020-02-16T18:45:00Z">
        <w:r w:rsidR="008314EF">
          <w:t xml:space="preserve">spatiotemporal </w:t>
        </w:r>
      </w:ins>
      <w:r>
        <w:t xml:space="preserve">model with the inclusion of a </w:t>
      </w:r>
      <w:ins w:id="266" w:author="Arnaud" w:date="2020-02-16T18:45:00Z">
        <w:r w:rsidR="008314EF">
          <w:t xml:space="preserve">regional annual </w:t>
        </w:r>
      </w:ins>
      <w:r>
        <w:t xml:space="preserve">climate index as a </w:t>
      </w:r>
      <w:del w:id="267" w:author="Arnaud" w:date="2020-02-16T18:45:00Z">
        <w:r w:rsidDel="008314EF">
          <w:delText>spatially varying coefficient</w:delText>
        </w:r>
      </w:del>
      <w:ins w:id="268" w:author="Arnaud" w:date="2020-02-16T18:45:00Z">
        <w:r w:rsidR="008314EF">
          <w:t xml:space="preserve">SVC. </w:t>
        </w:r>
      </w:ins>
    </w:p>
    <w:p w14:paraId="116BFF0E" w14:textId="5BADBCDE" w:rsidR="00B80E4E" w:rsidRDefault="00B80E4E" w:rsidP="009545D9">
      <w:pPr>
        <w:pStyle w:val="NoSpacing"/>
        <w:numPr>
          <w:ilvl w:val="0"/>
          <w:numId w:val="4"/>
        </w:numPr>
        <w:jc w:val="both"/>
      </w:pPr>
      <w:r w:rsidRPr="00B80E4E">
        <w:rPr>
          <w:i/>
        </w:rPr>
        <w:t>EnviroSVC</w:t>
      </w:r>
      <w:r>
        <w:t xml:space="preserve">: The </w:t>
      </w:r>
      <w:r w:rsidRPr="00B80E4E">
        <w:rPr>
          <w:i/>
        </w:rPr>
        <w:t>Enviro</w:t>
      </w:r>
      <w:r>
        <w:t xml:space="preserve"> </w:t>
      </w:r>
      <w:ins w:id="269" w:author="Arnaud" w:date="2020-02-16T18:45:00Z">
        <w:r w:rsidR="008314EF">
          <w:t xml:space="preserve">spatiotemporal </w:t>
        </w:r>
      </w:ins>
      <w:r>
        <w:t xml:space="preserve">model with the inclusion of a </w:t>
      </w:r>
      <w:ins w:id="270" w:author="Arnaud" w:date="2020-02-16T18:45:00Z">
        <w:r w:rsidR="008314EF">
          <w:t xml:space="preserve">regional annual </w:t>
        </w:r>
      </w:ins>
      <w:r>
        <w:t xml:space="preserve">climate index as a </w:t>
      </w:r>
      <w:del w:id="271" w:author="Arnaud" w:date="2020-02-16T18:45:00Z">
        <w:r w:rsidDel="008314EF">
          <w:delText>spatially varying coefficient</w:delText>
        </w:r>
      </w:del>
      <w:ins w:id="272" w:author="Arnaud" w:date="2020-02-16T18:45:00Z">
        <w:r w:rsidR="008314EF">
          <w:t>SVC</w:t>
        </w:r>
      </w:ins>
      <w:r>
        <w:t>.</w:t>
      </w:r>
    </w:p>
    <w:p w14:paraId="77246C90" w14:textId="77777777" w:rsidR="00B80E4E" w:rsidRDefault="00B80E4E" w:rsidP="00B80E4E">
      <w:pPr>
        <w:pStyle w:val="NoSpacing"/>
        <w:jc w:val="both"/>
      </w:pPr>
    </w:p>
    <w:p w14:paraId="4B65BE28" w14:textId="23453F4A" w:rsidR="00B80E4E" w:rsidRDefault="00B80E4E">
      <w:pPr>
        <w:pStyle w:val="NoSpacing"/>
        <w:ind w:firstLine="360"/>
        <w:jc w:val="both"/>
        <w:pPrChange w:id="273" w:author="Arnaud" w:date="2020-02-16T19:08:00Z">
          <w:pPr>
            <w:pStyle w:val="NoSpacing"/>
            <w:jc w:val="both"/>
          </w:pPr>
        </w:pPrChange>
      </w:pPr>
      <w:r>
        <w:t xml:space="preserve">For the </w:t>
      </w:r>
      <w:r w:rsidRPr="00B80E4E">
        <w:rPr>
          <w:i/>
        </w:rPr>
        <w:t>Enviro</w:t>
      </w:r>
      <w:r>
        <w:t xml:space="preserve"> and </w:t>
      </w:r>
      <w:r w:rsidRPr="00B80E4E">
        <w:rPr>
          <w:i/>
        </w:rPr>
        <w:t>EnviroSVC</w:t>
      </w:r>
      <w:r>
        <w:t xml:space="preserve"> models, the Reynolds </w:t>
      </w:r>
      <w:ins w:id="274" w:author="Arnaud" w:date="2020-02-16T18:46:00Z">
        <w:r w:rsidR="000F0B28">
          <w:t>m</w:t>
        </w:r>
      </w:ins>
      <w:del w:id="275" w:author="Arnaud" w:date="2020-02-16T18:46:00Z">
        <w:r w:rsidDel="000F0B28">
          <w:delText>M</w:delText>
        </w:r>
      </w:del>
      <w:r>
        <w:t xml:space="preserve">onthly 2° </w:t>
      </w:r>
      <w:del w:id="276" w:author="Arnaud" w:date="2020-02-16T18:45:00Z">
        <w:r w:rsidDel="006F5EB4">
          <w:delText xml:space="preserve">x 2° </w:delText>
        </w:r>
      </w:del>
      <w:r>
        <w:t xml:space="preserve">gridded </w:t>
      </w:r>
      <w:del w:id="277" w:author="Arnaud" w:date="2020-02-16T18:45:00Z">
        <w:r w:rsidDel="006F5EB4">
          <w:delText>sea surface temperature (sst)</w:delText>
        </w:r>
      </w:del>
      <w:ins w:id="278" w:author="Arnaud" w:date="2020-02-16T18:45:00Z">
        <w:r w:rsidR="006F5EB4">
          <w:t>SST</w:t>
        </w:r>
      </w:ins>
      <w:r>
        <w:t xml:space="preserve"> from 1979</w:t>
      </w:r>
      <w:del w:id="279" w:author="Arnaud" w:date="2020-02-16T18:45:00Z">
        <w:r w:rsidDel="000F0B28">
          <w:delText xml:space="preserve"> </w:delText>
        </w:r>
      </w:del>
      <w:r>
        <w:t>-2008</w:t>
      </w:r>
      <w:del w:id="280" w:author="Arnaud" w:date="2020-02-16T18:46:00Z">
        <w:r w:rsidDel="000F0B28">
          <w:delText>,</w:delText>
        </w:r>
      </w:del>
      <w:r>
        <w:t xml:space="preserve"> </w:t>
      </w:r>
      <w:del w:id="281" w:author="Arnaud" w:date="2020-02-16T18:46:00Z">
        <w:r w:rsidDel="000F0B28">
          <w:delText xml:space="preserve">and </w:delText>
        </w:r>
      </w:del>
      <w:r>
        <w:t xml:space="preserve">aggregated to a quarterly time scale was included as a covariate on abundance using 3-degree polynomial spline implemented using the </w:t>
      </w:r>
      <w:r>
        <w:rPr>
          <w:i/>
        </w:rPr>
        <w:t>bs</w:t>
      </w:r>
      <w:r>
        <w:t xml:space="preserve"> function in </w:t>
      </w:r>
      <w:ins w:id="282" w:author="Arnaud" w:date="2020-02-16T18:46:00Z">
        <w:r w:rsidR="000F0B28">
          <w:t xml:space="preserve">R package </w:t>
        </w:r>
      </w:ins>
      <w:del w:id="283" w:author="Arnaud" w:date="2020-02-16T18:46:00Z">
        <w:r w:rsidDel="000F0B28">
          <w:delText xml:space="preserve">the </w:delText>
        </w:r>
      </w:del>
      <w:r>
        <w:rPr>
          <w:i/>
        </w:rPr>
        <w:t>splines</w:t>
      </w:r>
      <w:del w:id="284" w:author="Arnaud" w:date="2020-02-16T18:46:00Z">
        <w:r w:rsidDel="000F0B28">
          <w:delText xml:space="preserve"> package</w:delText>
        </w:r>
      </w:del>
      <w:r>
        <w:t>.</w:t>
      </w:r>
      <w:r w:rsidR="00904781">
        <w:t xml:space="preserve"> Skipjack tuna are most abundant in tropical waters so it expected that </w:t>
      </w:r>
      <w:del w:id="285" w:author="Arnaud" w:date="2020-02-16T18:46:00Z">
        <w:r w:rsidR="00904781" w:rsidRPr="00904781" w:rsidDel="005F46AB">
          <w:rPr>
            <w:i/>
          </w:rPr>
          <w:delText>sst</w:delText>
        </w:r>
        <w:r w:rsidR="00904781" w:rsidDel="005F46AB">
          <w:delText xml:space="preserve"> </w:delText>
        </w:r>
      </w:del>
      <w:ins w:id="286" w:author="Arnaud" w:date="2020-02-16T18:46:00Z">
        <w:r w:rsidR="005F46AB" w:rsidRPr="006F6931">
          <w:rPr>
            <w:iCs/>
            <w:rPrChange w:id="287" w:author="Arnaud" w:date="2020-02-16T18:47:00Z">
              <w:rPr>
                <w:i/>
              </w:rPr>
            </w:rPrChange>
          </w:rPr>
          <w:t>SST</w:t>
        </w:r>
        <w:r w:rsidR="005F46AB">
          <w:t xml:space="preserve"> </w:t>
        </w:r>
      </w:ins>
      <w:r w:rsidR="00904781">
        <w:t>and skipjack abundance are positively correlated. Implementing the relationship as a polynomial spline allows for the estimation of an optimal temperature with estimated abundance declining as the temperature moves away from the optimum. Additionally, within the SEAPODYM model, a temperature preference for adult skipjack tuna is estimated and used as a component of the advective movement of adult skipjack biomass in the model.</w:t>
      </w:r>
      <w:r w:rsidR="006D50E8">
        <w:t xml:space="preserve"> </w:t>
      </w:r>
    </w:p>
    <w:p w14:paraId="193CE976" w14:textId="77777777" w:rsidR="00904781" w:rsidRDefault="00904781" w:rsidP="00B80E4E">
      <w:pPr>
        <w:pStyle w:val="NoSpacing"/>
        <w:jc w:val="both"/>
      </w:pPr>
    </w:p>
    <w:p w14:paraId="50D5210B" w14:textId="39729B22" w:rsidR="00904781" w:rsidRDefault="00904781">
      <w:pPr>
        <w:pStyle w:val="NoSpacing"/>
        <w:ind w:firstLine="360"/>
        <w:jc w:val="both"/>
        <w:pPrChange w:id="288" w:author="Arnaud" w:date="2020-02-16T19:08:00Z">
          <w:pPr>
            <w:pStyle w:val="NoSpacing"/>
            <w:jc w:val="both"/>
          </w:pPr>
        </w:pPrChange>
      </w:pPr>
      <w:r>
        <w:t xml:space="preserve">In the </w:t>
      </w:r>
      <w:r w:rsidR="005D41F2">
        <w:t xml:space="preserve">NoEnviroSVC and EnviroSVC models, the quarterly Nino4 index is included as a </w:t>
      </w:r>
      <w:del w:id="289" w:author="Arnaud" w:date="2020-02-16T18:47:00Z">
        <w:r w:rsidR="005D41F2" w:rsidDel="006F6931">
          <w:delText>spatially varying covariate</w:delText>
        </w:r>
      </w:del>
      <w:ins w:id="290" w:author="Arnaud" w:date="2020-02-16T18:47:00Z">
        <w:r w:rsidR="006F6931">
          <w:t>SVC</w:t>
        </w:r>
      </w:ins>
      <w:r w:rsidR="005D41F2">
        <w:t xml:space="preserve">. Skipjack tuna are known to shift their distribution towards the central Pacific during positive phases of the </w:t>
      </w:r>
      <w:del w:id="291" w:author="Arnaud" w:date="2020-02-16T18:47:00Z">
        <w:r w:rsidR="005D41F2" w:rsidDel="002C73EC">
          <w:delText>El Nino Southern Oscillation (</w:delText>
        </w:r>
      </w:del>
      <w:r w:rsidR="005D41F2">
        <w:t>ENSO</w:t>
      </w:r>
      <w:del w:id="292" w:author="Arnaud" w:date="2020-02-16T18:47:00Z">
        <w:r w:rsidR="005D41F2" w:rsidDel="002C73EC">
          <w:delText>)</w:delText>
        </w:r>
      </w:del>
      <w:r w:rsidR="005D41F2">
        <w:t xml:space="preserve">. The Nino4 index is the western most ENSO index, and is the temperature anomaly calculated over a region (…) which overlaps the most with the spatial simulation frame. Including the climate index as an SVC estimates an additional random set of mean zero random effects (corresponding to the </w:t>
      </w:r>
      <w:del w:id="293" w:author="Arnaud" w:date="2020-02-16T21:24:00Z">
        <w:r w:rsidR="005D41F2" w:rsidDel="00444E16">
          <w:delText xml:space="preserve">spatial </w:delText>
        </w:r>
      </w:del>
      <w:ins w:id="294" w:author="Arnaud" w:date="2020-02-16T21:24:00Z">
        <w:r w:rsidR="00444E16">
          <w:t>“</w:t>
        </w:r>
      </w:ins>
      <w:r w:rsidR="005D41F2">
        <w:t>knots</w:t>
      </w:r>
      <w:ins w:id="295" w:author="Arnaud" w:date="2020-02-16T21:24:00Z">
        <w:r w:rsidR="00444E16">
          <w:t>”</w:t>
        </w:r>
      </w:ins>
      <w:r w:rsidR="005D41F2">
        <w:t>)</w:t>
      </w:r>
      <w:r w:rsidR="006D0B2A">
        <w:t xml:space="preserve">. These extra random effects can be interpreted as the slope of the relationship between abundance at that spatial location and the Nino4 index. A positive random effect indicates that abundance is estimated to increase at that given location with positive phases of the climate index, and the magnitude of the random effect will give the size of the estimated change in abundance. </w:t>
      </w:r>
    </w:p>
    <w:p w14:paraId="1B618049" w14:textId="77777777" w:rsidR="00C77BAA" w:rsidRDefault="00C77BAA" w:rsidP="00B80E4E">
      <w:pPr>
        <w:pStyle w:val="NoSpacing"/>
        <w:jc w:val="both"/>
      </w:pPr>
    </w:p>
    <w:p w14:paraId="06832978" w14:textId="7D23BC49" w:rsidR="00C77BAA" w:rsidRDefault="00C77BAA">
      <w:pPr>
        <w:pStyle w:val="NoSpacing"/>
        <w:ind w:firstLine="360"/>
        <w:jc w:val="both"/>
        <w:pPrChange w:id="296" w:author="Arnaud" w:date="2020-02-16T19:08:00Z">
          <w:pPr>
            <w:pStyle w:val="NoSpacing"/>
            <w:jc w:val="both"/>
          </w:pPr>
        </w:pPrChange>
      </w:pPr>
      <w:r>
        <w:t xml:space="preserve">For the data sets where catchability effects were included, the </w:t>
      </w:r>
      <w:del w:id="297" w:author="Arnaud" w:date="2020-02-16T18:48:00Z">
        <w:r w:rsidDel="002C73EC">
          <w:delText>4 VAST</w:delText>
        </w:r>
      </w:del>
      <w:ins w:id="298" w:author="Arnaud" w:date="2020-02-16T18:48:00Z">
        <w:r w:rsidR="002C73EC">
          <w:t>four spatiotemporal model</w:t>
        </w:r>
      </w:ins>
      <w:r>
        <w:t xml:space="preserve"> configurations were modified to include the estimation of normally distributed vessel random effects</w:t>
      </w:r>
      <w:r w:rsidR="00D67D19">
        <w:t xml:space="preserve"> </w:t>
      </w:r>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oMath>
      <w:r w:rsidR="00D67D19">
        <w:t xml:space="preserve"> </w:t>
      </w:r>
      <w:r>
        <w:t xml:space="preserve">and the estimation of </w:t>
      </w:r>
      <w:r w:rsidR="00D67D19">
        <w:t xml:space="preserve">fixed effects for the remaining catchability components </w:t>
      </w:r>
      <m:oMath>
        <m:acc>
          <m:accPr>
            <m:ctrlPr>
              <w:rPr>
                <w:rFonts w:ascii="Cambria Math" w:eastAsiaTheme="minorEastAsia" w:hAnsi="Cambria Math"/>
                <w:i/>
              </w:rPr>
            </m:ctrlPr>
          </m:accPr>
          <m:e>
            <m:r>
              <w:rPr>
                <w:rFonts w:ascii="Cambria Math" w:eastAsiaTheme="minorEastAsia" w:hAnsi="Cambria Math"/>
              </w:rPr>
              <m:t>Q</m:t>
            </m:r>
          </m:e>
        </m:acc>
      </m:oMath>
      <w:r w:rsidR="00D67D19">
        <w:t xml:space="preserve"> for both the binomial and lognormal components of the model.</w:t>
      </w:r>
    </w:p>
    <w:p w14:paraId="70DA95DD" w14:textId="77777777" w:rsidR="00D67D19" w:rsidRPr="00D67D19" w:rsidRDefault="00D67D19" w:rsidP="00B80E4E">
      <w:pPr>
        <w:pStyle w:val="NoSpacing"/>
        <w:jc w:val="both"/>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r>
            <w:rPr>
              <w:rFonts w:ascii="Cambria Math" w:eastAsiaTheme="minorEastAsia" w:hAnsi="Cambria Math"/>
            </w:rPr>
            <m:t xml:space="preserve"> ~ N(0,</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v</m:t>
              </m:r>
            </m:sub>
          </m:sSub>
          <m:r>
            <w:rPr>
              <w:rFonts w:ascii="Cambria Math" w:eastAsiaTheme="minorEastAsia" w:hAnsi="Cambria Math"/>
            </w:rPr>
            <m:t>)</m:t>
          </m:r>
        </m:oMath>
      </m:oMathPara>
    </w:p>
    <w:p w14:paraId="0CB4451C" w14:textId="77777777" w:rsidR="00B80E4E" w:rsidRDefault="00743286" w:rsidP="00B80E4E">
      <w:pPr>
        <w:pStyle w:val="NoSpacing"/>
        <w:jc w:val="both"/>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Gear</m:t>
              </m:r>
            </m:e>
            <m:sub>
              <m:r>
                <w:rPr>
                  <w:rFonts w:ascii="Cambria Math" w:eastAsiaTheme="minorEastAsia" w:hAnsi="Cambria Math"/>
                </w:rPr>
                <m:t>i</m:t>
              </m:r>
            </m:sub>
          </m:sSub>
          <m:r>
            <w:rPr>
              <w:rFonts w:ascii="Cambria Math" w:eastAsiaTheme="minorEastAsia" w:hAnsi="Cambria Math"/>
            </w:rPr>
            <m:t>+Clas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w:commentRangeStart w:id="299"/>
          <m:r>
            <w:rPr>
              <w:rFonts w:ascii="Cambria Math" w:eastAsiaTheme="minorEastAsia" w:hAnsi="Cambria Math"/>
            </w:rPr>
            <m:t>:</m:t>
          </m:r>
          <w:commentRangeEnd w:id="299"/>
          <m:r>
            <m:rPr>
              <m:sty m:val="p"/>
            </m:rPr>
            <w:rPr>
              <w:rStyle w:val="CommentReference"/>
            </w:rPr>
            <w:commentReference w:id="299"/>
          </m:r>
          <m:r>
            <w:rPr>
              <w:rFonts w:ascii="Cambria Math" w:eastAsiaTheme="minorEastAsia" w:hAnsi="Cambria Math"/>
            </w:rPr>
            <m:t>bs(Poles</m:t>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i</m:t>
              </m:r>
            </m:sub>
          </m:sSub>
          <m:r>
            <w:rPr>
              <w:rFonts w:ascii="Cambria Math" w:eastAsiaTheme="minorEastAsia" w:hAnsi="Cambria Math"/>
            </w:rPr>
            <m:t>,df=3)</m:t>
          </m:r>
        </m:oMath>
      </m:oMathPara>
    </w:p>
    <w:p w14:paraId="7ACC0687" w14:textId="77777777" w:rsidR="00B80E4E" w:rsidRPr="00B80E4E" w:rsidRDefault="00B80E4E" w:rsidP="00B80E4E">
      <w:pPr>
        <w:pStyle w:val="NoSpacing"/>
        <w:jc w:val="both"/>
        <w:rPr>
          <w:b/>
          <w:u w:val="single"/>
        </w:rPr>
      </w:pPr>
      <w:r w:rsidRPr="00B80E4E">
        <w:rPr>
          <w:b/>
          <w:u w:val="single"/>
        </w:rPr>
        <w:t>Methods – Model Performance</w:t>
      </w:r>
    </w:p>
    <w:p w14:paraId="00237490" w14:textId="77777777" w:rsidR="00426D9D" w:rsidRDefault="00426D9D" w:rsidP="00BF064C">
      <w:pPr>
        <w:pStyle w:val="NoSpacing"/>
        <w:jc w:val="both"/>
      </w:pPr>
    </w:p>
    <w:p w14:paraId="6B3B742E" w14:textId="77777777" w:rsidR="006D0B2A" w:rsidRDefault="00E164D2">
      <w:pPr>
        <w:pStyle w:val="NoSpacing"/>
        <w:ind w:firstLine="720"/>
        <w:jc w:val="both"/>
        <w:pPrChange w:id="300" w:author="Arnaud" w:date="2020-02-16T19:08:00Z">
          <w:pPr>
            <w:pStyle w:val="NoSpacing"/>
            <w:jc w:val="both"/>
          </w:pPr>
        </w:pPrChange>
      </w:pPr>
      <w:r>
        <w:t xml:space="preserve">Model performance </w:t>
      </w:r>
      <w:r w:rsidR="006D0B2A">
        <w:t xml:space="preserve">was </w:t>
      </w:r>
      <w:r>
        <w:t xml:space="preserve">evaluated relative to the “true” </w:t>
      </w:r>
      <w:r w:rsidR="006D0B2A">
        <w:t xml:space="preserve">index from the </w:t>
      </w:r>
      <w:r>
        <w:t xml:space="preserve">SEAPODYM </w:t>
      </w:r>
      <w:r w:rsidR="006D0B2A">
        <w:t>output</w:t>
      </w:r>
      <w:r w:rsidR="008F6FA7">
        <w:t xml:space="preserve">,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rsidR="006D0B2A">
        <w:t>.</w:t>
      </w:r>
    </w:p>
    <w:p w14:paraId="62E4E792" w14:textId="77777777" w:rsidR="006D0B2A" w:rsidRDefault="006D0B2A" w:rsidP="00BF064C">
      <w:pPr>
        <w:pStyle w:val="NoSpacing"/>
        <w:jc w:val="both"/>
      </w:pPr>
      <w:r>
        <w:t xml:space="preserve"> </w:t>
      </w:r>
      <w:r w:rsidR="00E164D2">
        <w:t xml:space="preserve">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x=1</m:t>
              </m:r>
            </m:sub>
            <m:sup>
              <m:sSub>
                <m:sSubPr>
                  <m:ctrlPr>
                    <w:rPr>
                      <w:rFonts w:ascii="Cambria Math" w:hAnsi="Cambria Math"/>
                      <w:i/>
                    </w:rPr>
                  </m:ctrlPr>
                </m:sSubPr>
                <m:e>
                  <m:r>
                    <w:rPr>
                      <w:rFonts w:ascii="Cambria Math" w:hAnsi="Cambria Math"/>
                    </w:rPr>
                    <m:t>n</m:t>
                  </m:r>
                </m:e>
                <m:sub>
                  <m:r>
                    <w:rPr>
                      <w:rFonts w:ascii="Cambria Math" w:hAnsi="Cambria Math"/>
                    </w:rPr>
                    <m:t>x</m:t>
                  </m:r>
                </m:sub>
              </m:sSub>
            </m:sup>
            <m:e>
              <m:sSub>
                <m:sSubPr>
                  <m:ctrlPr>
                    <w:rPr>
                      <w:rFonts w:ascii="Cambria Math" w:hAnsi="Cambria Math"/>
                      <w:i/>
                    </w:rPr>
                  </m:ctrlPr>
                </m:sSubPr>
                <m:e>
                  <m:r>
                    <w:rPr>
                      <w:rFonts w:ascii="Cambria Math" w:hAnsi="Cambria Math"/>
                    </w:rPr>
                    <m:t>A</m:t>
                  </m:r>
                </m:e>
                <m:sub>
                  <m:r>
                    <w:rPr>
                      <w:rFonts w:ascii="Cambria Math" w:hAnsi="Cambria Math"/>
                    </w:rPr>
                    <m:t>x,t</m:t>
                  </m:r>
                </m:sub>
              </m:sSub>
            </m:e>
          </m:nary>
          <m:r>
            <w:rPr>
              <w:rFonts w:ascii="Cambria Math" w:hAnsi="Cambria Math"/>
            </w:rPr>
            <m:t>:x∈Region</m:t>
          </m:r>
        </m:oMath>
      </m:oMathPara>
    </w:p>
    <w:p w14:paraId="0294B29F" w14:textId="77777777" w:rsidR="006D0B2A" w:rsidRDefault="006D0B2A" w:rsidP="00BF064C">
      <w:pPr>
        <w:pStyle w:val="NoSpacing"/>
        <w:jc w:val="both"/>
      </w:pPr>
    </w:p>
    <w:p w14:paraId="733F33C1" w14:textId="77777777" w:rsidR="00FE30D0" w:rsidRDefault="00D66B7B" w:rsidP="00BF064C">
      <w:pPr>
        <w:pStyle w:val="NoSpacing"/>
        <w:jc w:val="both"/>
        <w:rPr>
          <w:ins w:id="301" w:author="Arnaud" w:date="2020-02-16T19:06:00Z"/>
        </w:rPr>
      </w:pPr>
      <w:r>
        <w:lastRenderedPageBreak/>
        <w:t xml:space="preserve">Prior to assessing model performance all indices (estimated and true) were rescaled to a mean of 1 by dividing by the overall index mean. </w:t>
      </w:r>
      <w:r w:rsidR="008F6FA7">
        <w:t xml:space="preserve">Model performance was evaluated in </w:t>
      </w:r>
      <w:del w:id="302" w:author="Arnaud" w:date="2020-02-16T18:48:00Z">
        <w:r w:rsidR="008F6FA7" w:rsidDel="004C7ED9">
          <w:delText xml:space="preserve">3 </w:delText>
        </w:r>
      </w:del>
      <w:ins w:id="303" w:author="Arnaud" w:date="2020-02-16T18:48:00Z">
        <w:r w:rsidR="004C7ED9">
          <w:t xml:space="preserve">three </w:t>
        </w:r>
      </w:ins>
      <w:r w:rsidR="008F6FA7">
        <w:t xml:space="preserve">different ways: </w:t>
      </w:r>
      <w:del w:id="304" w:author="Arnaud" w:date="2020-02-16T18:51:00Z">
        <w:r w:rsidR="008F6FA7" w:rsidDel="004C7ED9">
          <w:delText>accuracy</w:delText>
        </w:r>
      </w:del>
      <w:ins w:id="305" w:author="Arnaud" w:date="2020-02-16T18:51:00Z">
        <w:r w:rsidR="004C7ED9">
          <w:t>error</w:t>
        </w:r>
      </w:ins>
      <w:r w:rsidR="008F6FA7">
        <w:t xml:space="preserve">, bias, and coverage. </w:t>
      </w:r>
    </w:p>
    <w:p w14:paraId="1D95246D" w14:textId="64322841" w:rsidR="008F6FA7" w:rsidRDefault="008F6FA7">
      <w:pPr>
        <w:pStyle w:val="NoSpacing"/>
        <w:ind w:firstLine="720"/>
        <w:jc w:val="both"/>
        <w:pPrChange w:id="306" w:author="Arnaud" w:date="2020-02-16T19:06:00Z">
          <w:pPr>
            <w:pStyle w:val="NoSpacing"/>
            <w:jc w:val="both"/>
          </w:pPr>
        </w:pPrChange>
      </w:pPr>
      <w:r>
        <w:t xml:space="preserve">Model </w:t>
      </w:r>
      <w:ins w:id="307" w:author="Arnaud" w:date="2020-02-16T18:52:00Z">
        <w:r w:rsidR="00D54B06">
          <w:t>error</w:t>
        </w:r>
      </w:ins>
      <w:del w:id="308" w:author="Arnaud" w:date="2020-02-16T18:52:00Z">
        <w:r w:rsidDel="00D54B06">
          <w:delText>accuracy</w:delText>
        </w:r>
      </w:del>
      <w:r>
        <w:t xml:space="preserve"> was measured using root mean squared error (RMSE</w:t>
      </w:r>
      <w:ins w:id="309" w:author="Arnaud" w:date="2020-02-16T18:55:00Z">
        <w:r w:rsidR="002D3A2C">
          <w:t xml:space="preserve">; </w:t>
        </w:r>
        <w:commentRangeStart w:id="310"/>
        <w:r w:rsidR="002D3A2C">
          <w:t>Stow et al., 2009</w:t>
        </w:r>
      </w:ins>
      <w:commentRangeEnd w:id="310"/>
      <w:ins w:id="311" w:author="Arnaud" w:date="2020-02-16T19:10:00Z">
        <w:r w:rsidR="0024428E">
          <w:rPr>
            <w:rStyle w:val="CommentReference"/>
          </w:rPr>
          <w:commentReference w:id="310"/>
        </w:r>
      </w:ins>
      <w:ins w:id="312" w:author="Arnaud" w:date="2020-02-16T18:55:00Z">
        <w:r w:rsidR="002D3A2C">
          <w:t xml:space="preserve">): </w:t>
        </w:r>
      </w:ins>
      <w:del w:id="313" w:author="Arnaud" w:date="2020-02-16T18:55:00Z">
        <w:r w:rsidDel="002D3A2C">
          <w:delText>)</w:delText>
        </w:r>
      </w:del>
    </w:p>
    <w:p w14:paraId="7DA338F2" w14:textId="77777777" w:rsidR="008F6FA7" w:rsidRDefault="008F6FA7" w:rsidP="00BF064C">
      <w:pPr>
        <w:pStyle w:val="NoSpacing"/>
        <w:jc w:val="both"/>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e>
                        <m:sup>
                          <m:r>
                            <w:rPr>
                              <w:rFonts w:ascii="Cambria Math" w:hAnsi="Cambria Math"/>
                            </w:rPr>
                            <m:t>2</m:t>
                          </m:r>
                        </m:sup>
                      </m:sSup>
                    </m:e>
                  </m:nary>
                </m:num>
                <m:den>
                  <m:r>
                    <w:rPr>
                      <w:rFonts w:ascii="Cambria Math" w:hAnsi="Cambria Math"/>
                    </w:rPr>
                    <m:t>n</m:t>
                  </m:r>
                </m:den>
              </m:f>
            </m:e>
          </m:rad>
        </m:oMath>
      </m:oMathPara>
    </w:p>
    <w:p w14:paraId="41BD61F1" w14:textId="77777777" w:rsidR="00805B54" w:rsidRDefault="00D66B7B" w:rsidP="005C0EE9">
      <w:pPr>
        <w:pStyle w:val="NoSpacing"/>
        <w:jc w:val="both"/>
        <w:rPr>
          <w:ins w:id="314" w:author="Arnaud" w:date="2020-02-16T19:06:00Z"/>
        </w:rPr>
      </w:pPr>
      <w:r>
        <w:t xml:space="preserve">A model with </w:t>
      </w:r>
      <w:del w:id="315" w:author="Arnaud" w:date="2020-02-16T18:52:00Z">
        <w:r w:rsidDel="005C0EE9">
          <w:delText>perfect accuracy</w:delText>
        </w:r>
      </w:del>
      <w:ins w:id="316" w:author="Arnaud" w:date="2020-02-16T18:52:00Z">
        <w:r w:rsidR="005C0EE9">
          <w:t>no error</w:t>
        </w:r>
      </w:ins>
      <w:r>
        <w:t xml:space="preserve"> would have an RMSE of 0. Additionally, RMSE gives greater weight to larger errors</w:t>
      </w:r>
      <w:r w:rsidR="00141AEC">
        <w:t xml:space="preserve"> (as compared to mean absolute error)</w:t>
      </w:r>
      <w:r>
        <w:t xml:space="preserve"> so poor fits to the true index are penalized, and result in a larger RMSE</w:t>
      </w:r>
      <w:ins w:id="317" w:author="Arnaud" w:date="2020-02-16T19:06:00Z">
        <w:r w:rsidR="00A03F6E">
          <w:t xml:space="preserve"> (Stow et al., 2009)</w:t>
        </w:r>
      </w:ins>
      <w:r>
        <w:t xml:space="preserve">. </w:t>
      </w:r>
    </w:p>
    <w:p w14:paraId="5EDBAA81" w14:textId="2BBB0BB8" w:rsidR="00814665" w:rsidRDefault="00814665">
      <w:pPr>
        <w:pStyle w:val="NoSpacing"/>
        <w:ind w:firstLine="720"/>
        <w:jc w:val="both"/>
        <w:rPr>
          <w:ins w:id="318" w:author="Arnaud" w:date="2020-02-16T19:01:00Z"/>
        </w:rPr>
        <w:pPrChange w:id="319" w:author="Arnaud" w:date="2020-02-16T19:06:00Z">
          <w:pPr>
            <w:pStyle w:val="NoSpacing"/>
            <w:jc w:val="both"/>
          </w:pPr>
        </w:pPrChange>
      </w:pPr>
      <w:ins w:id="320" w:author="Arnaud" w:date="2020-02-16T18:53:00Z">
        <w:r>
          <w:t>Model bias was measured using mean relative bias (</w:t>
        </w:r>
      </w:ins>
      <w:ins w:id="321" w:author="Arnaud" w:date="2020-02-16T19:01:00Z">
        <w:r w:rsidR="00AD0C7F">
          <w:t xml:space="preserve">MRB; </w:t>
        </w:r>
      </w:ins>
      <w:commentRangeStart w:id="322"/>
      <w:ins w:id="323" w:author="Arnaud" w:date="2020-02-16T18:53:00Z">
        <w:r>
          <w:t>Zhou et al., 201</w:t>
        </w:r>
      </w:ins>
      <w:ins w:id="324" w:author="Arnaud" w:date="2020-02-16T18:54:00Z">
        <w:r>
          <w:t>9</w:t>
        </w:r>
      </w:ins>
      <w:commentRangeEnd w:id="322"/>
      <w:ins w:id="325" w:author="Arnaud" w:date="2020-02-16T19:10:00Z">
        <w:r w:rsidR="004402B3">
          <w:rPr>
            <w:rStyle w:val="CommentReference"/>
          </w:rPr>
          <w:commentReference w:id="322"/>
        </w:r>
      </w:ins>
      <w:ins w:id="326" w:author="Arnaud" w:date="2020-02-16T18:53:00Z">
        <w:r>
          <w:t>):</w:t>
        </w:r>
      </w:ins>
    </w:p>
    <w:p w14:paraId="5A43844F" w14:textId="019EAF07" w:rsidR="00AD0C7F" w:rsidRDefault="00AD0C7F" w:rsidP="005C0EE9">
      <w:pPr>
        <w:pStyle w:val="NoSpacing"/>
        <w:jc w:val="both"/>
        <w:rPr>
          <w:ins w:id="327" w:author="Arnaud" w:date="2020-02-16T18:53:00Z"/>
        </w:rPr>
      </w:pPr>
      <m:oMathPara>
        <m:oMath>
          <m:r>
            <w:ins w:id="328" w:author="Arnaud" w:date="2020-02-16T19:02:00Z">
              <w:rPr>
                <w:rFonts w:ascii="Cambria Math" w:hAnsi="Cambria Math"/>
              </w:rPr>
              <m:t>MRB</m:t>
            </w:ins>
          </m:r>
          <m:r>
            <w:ins w:id="329" w:author="Arnaud" w:date="2020-02-16T19:01:00Z">
              <w:rPr>
                <w:rFonts w:ascii="Cambria Math" w:hAnsi="Cambria Math"/>
              </w:rPr>
              <m:t>=</m:t>
            </w:ins>
          </m:r>
          <m:f>
            <m:fPr>
              <m:ctrlPr>
                <w:ins w:id="330" w:author="Arnaud" w:date="2020-02-16T19:02:00Z">
                  <w:rPr>
                    <w:rFonts w:ascii="Cambria Math" w:hAnsi="Cambria Math"/>
                    <w:i/>
                  </w:rPr>
                </w:ins>
              </m:ctrlPr>
            </m:fPr>
            <m:num>
              <m:nary>
                <m:naryPr>
                  <m:chr m:val="∑"/>
                  <m:limLoc m:val="undOvr"/>
                  <m:ctrlPr>
                    <w:ins w:id="331" w:author="Arnaud" w:date="2020-02-16T19:02:00Z">
                      <w:rPr>
                        <w:rFonts w:ascii="Cambria Math" w:hAnsi="Cambria Math"/>
                        <w:i/>
                      </w:rPr>
                    </w:ins>
                  </m:ctrlPr>
                </m:naryPr>
                <m:sub>
                  <m:r>
                    <w:ins w:id="332" w:author="Arnaud" w:date="2020-02-16T19:02:00Z">
                      <w:rPr>
                        <w:rFonts w:ascii="Cambria Math" w:hAnsi="Cambria Math"/>
                      </w:rPr>
                      <m:t>t=1</m:t>
                    </w:ins>
                  </m:r>
                </m:sub>
                <m:sup>
                  <m:r>
                    <w:ins w:id="333" w:author="Arnaud" w:date="2020-02-16T19:02:00Z">
                      <w:rPr>
                        <w:rFonts w:ascii="Cambria Math" w:hAnsi="Cambria Math"/>
                      </w:rPr>
                      <m:t>n</m:t>
                    </w:ins>
                  </m:r>
                </m:sup>
                <m:e>
                  <m:sSub>
                    <m:sSubPr>
                      <m:ctrlPr>
                        <w:ins w:id="334" w:author="Arnaud" w:date="2020-02-16T19:03:00Z">
                          <w:rPr>
                            <w:rFonts w:ascii="Cambria Math" w:hAnsi="Cambria Math"/>
                            <w:i/>
                          </w:rPr>
                        </w:ins>
                      </m:ctrlPr>
                    </m:sSubPr>
                    <m:e>
                      <m:r>
                        <w:ins w:id="335" w:author="Arnaud" w:date="2020-02-16T19:03:00Z">
                          <w:rPr>
                            <w:rFonts w:ascii="Cambria Math" w:hAnsi="Cambria Math"/>
                          </w:rPr>
                          <m:t>I</m:t>
                        </w:ins>
                      </m:r>
                    </m:e>
                    <m:sub>
                      <m:r>
                        <w:ins w:id="336" w:author="Arnaud" w:date="2020-02-16T19:03:00Z">
                          <w:rPr>
                            <w:rFonts w:ascii="Cambria Math" w:hAnsi="Cambria Math"/>
                          </w:rPr>
                          <m:t>t</m:t>
                        </w:ins>
                      </m:r>
                    </m:sub>
                  </m:sSub>
                  <m:r>
                    <w:ins w:id="337" w:author="Arnaud" w:date="2020-02-16T19:03:00Z">
                      <w:rPr>
                        <w:rFonts w:ascii="Cambria Math" w:hAnsi="Cambria Math"/>
                      </w:rPr>
                      <m:t>-</m:t>
                    </w:ins>
                  </m:r>
                  <m:sSub>
                    <m:sSubPr>
                      <m:ctrlPr>
                        <w:ins w:id="338" w:author="Arnaud" w:date="2020-02-16T19:03:00Z">
                          <w:rPr>
                            <w:rFonts w:ascii="Cambria Math" w:hAnsi="Cambria Math"/>
                            <w:i/>
                          </w:rPr>
                        </w:ins>
                      </m:ctrlPr>
                    </m:sSubPr>
                    <m:e>
                      <m:r>
                        <w:ins w:id="339" w:author="Arnaud" w:date="2020-02-16T19:03:00Z">
                          <w:rPr>
                            <w:rFonts w:ascii="Cambria Math" w:hAnsi="Cambria Math"/>
                          </w:rPr>
                          <m:t>T</m:t>
                        </w:ins>
                      </m:r>
                    </m:e>
                    <m:sub>
                      <m:r>
                        <w:ins w:id="340" w:author="Arnaud" w:date="2020-02-16T19:03:00Z">
                          <w:rPr>
                            <w:rFonts w:ascii="Cambria Math" w:hAnsi="Cambria Math"/>
                          </w:rPr>
                          <m:t>t</m:t>
                        </w:ins>
                      </m:r>
                    </m:sub>
                  </m:sSub>
                </m:e>
              </m:nary>
            </m:num>
            <m:den>
              <m:r>
                <w:ins w:id="341" w:author="Arnaud" w:date="2020-02-16T19:02:00Z">
                  <w:rPr>
                    <w:rFonts w:ascii="Cambria Math" w:hAnsi="Cambria Math"/>
                  </w:rPr>
                  <m:t>n</m:t>
                </w:ins>
              </m:r>
            </m:den>
          </m:f>
        </m:oMath>
      </m:oMathPara>
    </w:p>
    <w:p w14:paraId="3E4A25A7" w14:textId="0AFC8CC7" w:rsidR="00814665" w:rsidRDefault="00A03F6E" w:rsidP="005C0EE9">
      <w:pPr>
        <w:pStyle w:val="NoSpacing"/>
        <w:jc w:val="both"/>
        <w:rPr>
          <w:ins w:id="342" w:author="Arnaud" w:date="2020-02-16T19:04:00Z"/>
        </w:rPr>
      </w:pPr>
      <w:ins w:id="343" w:author="Arnaud" w:date="2020-02-16T19:04:00Z">
        <w:r>
          <w:rPr>
            <w:rFonts w:eastAsiaTheme="minorEastAsia"/>
            <w:lang w:val="en-US"/>
          </w:rPr>
          <w:t xml:space="preserve">A </w:t>
        </w:r>
        <m:oMath>
          <m:r>
            <w:rPr>
              <w:rFonts w:ascii="Cambria Math" w:hAnsi="Cambria Math"/>
            </w:rPr>
            <m:t>MRB</m:t>
          </m:r>
        </m:oMath>
        <w:r>
          <w:rPr>
            <w:rFonts w:eastAsiaTheme="minorEastAsia"/>
            <w:lang w:val="en-US"/>
          </w:rPr>
          <w:t xml:space="preserve"> of </w:t>
        </w:r>
      </w:ins>
      <w:ins w:id="344" w:author="Arnaud" w:date="2020-02-16T19:05:00Z">
        <w:r>
          <w:rPr>
            <w:rFonts w:eastAsiaTheme="minorEastAsia"/>
            <w:lang w:val="en-US"/>
          </w:rPr>
          <w:t>0</w:t>
        </w:r>
      </w:ins>
      <w:ins w:id="345" w:author="Arnaud" w:date="2020-02-16T19:04:00Z">
        <w:r>
          <w:rPr>
            <w:rFonts w:eastAsiaTheme="minorEastAsia"/>
            <w:lang w:val="en-US"/>
          </w:rPr>
          <w:t xml:space="preserve"> is indicative that changes in the </w:t>
        </w:r>
        <w:r>
          <w:rPr>
            <w:lang w:val="en-US"/>
          </w:rPr>
          <w:t xml:space="preserve">true indices are reflected accurately by the </w:t>
        </w:r>
        <w:r>
          <w:rPr>
            <w:rFonts w:eastAsiaTheme="minorEastAsia"/>
            <w:lang w:val="en-US"/>
          </w:rPr>
          <w:t xml:space="preserve">estimated indices, while a </w:t>
        </w:r>
      </w:ins>
      <m:oMath>
        <m:r>
          <w:ins w:id="346" w:author="Arnaud" w:date="2020-02-16T19:05:00Z">
            <w:rPr>
              <w:rFonts w:ascii="Cambria Math" w:hAnsi="Cambria Math"/>
            </w:rPr>
            <m:t>MRB</m:t>
          </w:ins>
        </m:r>
      </m:oMath>
      <w:ins w:id="347" w:author="Arnaud" w:date="2020-02-16T19:04:00Z">
        <w:r>
          <w:rPr>
            <w:rFonts w:eastAsiaTheme="minorEastAsia"/>
            <w:lang w:val="en-US"/>
          </w:rPr>
          <w:t xml:space="preserve"> greater than </w:t>
        </w:r>
      </w:ins>
      <w:ins w:id="348" w:author="Arnaud" w:date="2020-02-16T19:05:00Z">
        <w:r>
          <w:rPr>
            <w:rFonts w:eastAsiaTheme="minorEastAsia"/>
            <w:lang w:val="en-US"/>
          </w:rPr>
          <w:t>0</w:t>
        </w:r>
      </w:ins>
      <w:ins w:id="349" w:author="Arnaud" w:date="2020-02-16T19:04:00Z">
        <w:r>
          <w:rPr>
            <w:rFonts w:eastAsiaTheme="minorEastAsia"/>
            <w:lang w:val="en-US"/>
          </w:rPr>
          <w:t xml:space="preserve"> (lower than </w:t>
        </w:r>
      </w:ins>
      <w:ins w:id="350" w:author="Arnaud" w:date="2020-02-16T19:05:00Z">
        <w:r>
          <w:rPr>
            <w:rFonts w:eastAsiaTheme="minorEastAsia"/>
            <w:lang w:val="en-US"/>
          </w:rPr>
          <w:t>0</w:t>
        </w:r>
      </w:ins>
      <w:ins w:id="351" w:author="Arnaud" w:date="2020-02-16T19:04:00Z">
        <w:r>
          <w:rPr>
            <w:rFonts w:eastAsiaTheme="minorEastAsia"/>
            <w:lang w:val="en-US"/>
          </w:rPr>
          <w:t>) indicates that</w:t>
        </w:r>
        <w:r>
          <w:rPr>
            <w:lang w:val="en-US"/>
          </w:rPr>
          <w:t xml:space="preserve"> </w:t>
        </w:r>
      </w:ins>
      <m:oMath>
        <m:sSub>
          <m:sSubPr>
            <m:ctrlPr>
              <w:ins w:id="352" w:author="Arnaud" w:date="2020-02-16T19:05:00Z">
                <w:rPr>
                  <w:rFonts w:ascii="Cambria Math" w:hAnsi="Cambria Math"/>
                  <w:i/>
                </w:rPr>
              </w:ins>
            </m:ctrlPr>
          </m:sSubPr>
          <m:e>
            <m:r>
              <w:ins w:id="353" w:author="Arnaud" w:date="2020-02-16T19:05:00Z">
                <w:rPr>
                  <w:rFonts w:ascii="Cambria Math" w:hAnsi="Cambria Math"/>
                </w:rPr>
                <m:t>I</m:t>
              </w:ins>
            </m:r>
          </m:e>
          <m:sub>
            <m:r>
              <w:ins w:id="354" w:author="Arnaud" w:date="2020-02-16T19:05:00Z">
                <w:rPr>
                  <w:rFonts w:ascii="Cambria Math" w:hAnsi="Cambria Math"/>
                </w:rPr>
                <m:t>t</m:t>
              </w:ins>
            </m:r>
          </m:sub>
        </m:sSub>
      </m:oMath>
      <w:ins w:id="355" w:author="Arnaud" w:date="2020-02-16T19:05:00Z">
        <w:r>
          <w:rPr>
            <w:rFonts w:eastAsiaTheme="minorEastAsia"/>
          </w:rPr>
          <w:t xml:space="preserve"> </w:t>
        </w:r>
      </w:ins>
      <w:ins w:id="356" w:author="Arnaud" w:date="2020-02-16T19:04:00Z">
        <w:r>
          <w:rPr>
            <w:rFonts w:eastAsiaTheme="minorEastAsia"/>
            <w:lang w:val="en-US"/>
          </w:rPr>
          <w:t>underestimates (overestimates) changes in the true indices</w:t>
        </w:r>
      </w:ins>
      <w:ins w:id="357" w:author="Arnaud" w:date="2020-02-16T19:05:00Z">
        <w:r>
          <w:rPr>
            <w:rFonts w:eastAsiaTheme="minorEastAsia"/>
            <w:lang w:val="en-US"/>
          </w:rPr>
          <w:t xml:space="preserve"> (</w:t>
        </w:r>
        <w:r>
          <w:t>Zhou et al., 2019</w:t>
        </w:r>
        <w:r>
          <w:rPr>
            <w:rFonts w:eastAsiaTheme="minorEastAsia"/>
            <w:lang w:val="en-US"/>
          </w:rPr>
          <w:t xml:space="preserve">). </w:t>
        </w:r>
      </w:ins>
    </w:p>
    <w:p w14:paraId="758404BC" w14:textId="77777777" w:rsidR="00A03F6E" w:rsidRDefault="00A03F6E" w:rsidP="005C0EE9">
      <w:pPr>
        <w:pStyle w:val="NoSpacing"/>
        <w:jc w:val="both"/>
        <w:rPr>
          <w:ins w:id="358" w:author="Arnaud" w:date="2020-02-16T18:53:00Z"/>
        </w:rPr>
      </w:pPr>
    </w:p>
    <w:p w14:paraId="79CC9A77" w14:textId="2C290FA6" w:rsidR="00E164D2" w:rsidDel="005C0EE9" w:rsidRDefault="00D66B7B" w:rsidP="005C0EE9">
      <w:pPr>
        <w:pStyle w:val="NoSpacing"/>
        <w:jc w:val="both"/>
        <w:rPr>
          <w:del w:id="359" w:author="Arnaud" w:date="2020-02-16T18:52:00Z"/>
        </w:rPr>
      </w:pPr>
      <w:commentRangeStart w:id="360"/>
      <w:commentRangeStart w:id="361"/>
      <w:del w:id="362" w:author="Arnaud" w:date="2020-02-16T18:52:00Z">
        <w:r w:rsidDel="005C0EE9">
          <w:delText xml:space="preserve">Model bias was calculated using the bias coefficient </w:delText>
        </w:r>
        <m:oMath>
          <m:r>
            <w:rPr>
              <w:rFonts w:ascii="Cambria Math" w:hAnsi="Cambria Math"/>
            </w:rPr>
            <m:t>κ</m:t>
          </m:r>
        </m:oMath>
        <w:r w:rsidDel="005C0EE9">
          <w:rPr>
            <w:rFonts w:eastAsiaTheme="minorEastAsia"/>
          </w:rPr>
          <w:delText>.</w:delText>
        </w:r>
        <w:r w:rsidR="00E164D2" w:rsidDel="005C0EE9">
          <w:delText> </w:delText>
        </w:r>
      </w:del>
    </w:p>
    <w:p w14:paraId="394EBF7E" w14:textId="186BC418" w:rsidR="00D66B7B" w:rsidDel="005C0EE9" w:rsidRDefault="00D66B7B" w:rsidP="005C0EE9">
      <w:pPr>
        <w:pStyle w:val="NoSpacing"/>
        <w:jc w:val="both"/>
        <w:rPr>
          <w:del w:id="363" w:author="Arnaud" w:date="2020-02-16T18:52:00Z"/>
        </w:rPr>
      </w:pPr>
      <m:oMathPara>
        <m:oMath>
          <m:r>
            <w:del w:id="364" w:author="Arnaud" w:date="2020-02-16T18:52:00Z">
              <w:rPr>
                <w:rFonts w:ascii="Cambria Math" w:hAnsi="Cambria Math"/>
              </w:rPr>
              <m:t>κ=1-</m:t>
            </w:del>
          </m:r>
          <m:f>
            <m:fPr>
              <m:ctrlPr>
                <w:del w:id="365" w:author="Arnaud" w:date="2020-02-16T18:52:00Z">
                  <w:rPr>
                    <w:rFonts w:ascii="Cambria Math" w:hAnsi="Cambria Math"/>
                    <w:i/>
                  </w:rPr>
                </w:del>
              </m:ctrlPr>
            </m:fPr>
            <m:num>
              <m:r>
                <w:del w:id="366" w:author="Arnaud" w:date="2020-02-16T18:52:00Z">
                  <w:rPr>
                    <w:rFonts w:ascii="Cambria Math" w:hAnsi="Cambria Math"/>
                  </w:rPr>
                  <m:t>4γ</m:t>
                </w:del>
              </m:r>
            </m:num>
            <m:den>
              <m:r>
                <w:del w:id="367" w:author="Arnaud" w:date="2020-02-16T18:52:00Z">
                  <w:rPr>
                    <w:rFonts w:ascii="Cambria Math" w:hAnsi="Cambria Math"/>
                  </w:rPr>
                  <m:t>π</m:t>
                </w:del>
              </m:r>
            </m:den>
          </m:f>
        </m:oMath>
      </m:oMathPara>
    </w:p>
    <w:p w14:paraId="1D150CC8" w14:textId="3D2ED730" w:rsidR="005D565A" w:rsidRPr="00141AEC" w:rsidDel="005C0EE9" w:rsidRDefault="00141AEC" w:rsidP="002D3A2C">
      <w:pPr>
        <w:pStyle w:val="NoSpacing"/>
        <w:jc w:val="both"/>
        <w:rPr>
          <w:del w:id="368" w:author="Arnaud" w:date="2020-02-16T18:52:00Z"/>
          <w:rFonts w:eastAsiaTheme="minorEastAsia"/>
        </w:rPr>
      </w:pPr>
      <m:oMathPara>
        <m:oMath>
          <m:r>
            <w:del w:id="369" w:author="Arnaud" w:date="2020-02-16T18:52:00Z">
              <w:rPr>
                <w:rFonts w:ascii="Cambria Math" w:hAnsi="Cambria Math"/>
              </w:rPr>
              <m:t>γ=Arg</m:t>
            </w:del>
          </m:r>
          <m:d>
            <m:dPr>
              <m:ctrlPr>
                <w:del w:id="370" w:author="Arnaud" w:date="2020-02-16T18:52:00Z">
                  <w:rPr>
                    <w:rFonts w:ascii="Cambria Math" w:hAnsi="Cambria Math"/>
                    <w:i/>
                  </w:rPr>
                </w:del>
              </m:ctrlPr>
            </m:dPr>
            <m:e>
              <m:r>
                <w:del w:id="371" w:author="Arnaud" w:date="2020-02-16T18:52:00Z">
                  <w:rPr>
                    <w:rFonts w:ascii="Cambria Math" w:hAnsi="Cambria Math"/>
                  </w:rPr>
                  <m:t>MRE</m:t>
                </w:del>
              </m:r>
            </m:e>
          </m:d>
        </m:oMath>
      </m:oMathPara>
    </w:p>
    <w:p w14:paraId="4B981D7C" w14:textId="30EF47E1" w:rsidR="00141AEC" w:rsidRPr="005A3D68" w:rsidDel="005C0EE9" w:rsidRDefault="00141AEC" w:rsidP="00805B54">
      <w:pPr>
        <w:pStyle w:val="NoSpacing"/>
        <w:jc w:val="both"/>
        <w:rPr>
          <w:del w:id="372" w:author="Arnaud" w:date="2020-02-16T18:52:00Z"/>
          <w:rFonts w:eastAsiaTheme="minorEastAsia"/>
        </w:rPr>
      </w:pPr>
      <m:oMathPara>
        <m:oMath>
          <m:r>
            <w:del w:id="373" w:author="Arnaud" w:date="2020-02-16T18:52:00Z">
              <w:rPr>
                <w:rFonts w:ascii="Cambria Math" w:eastAsiaTheme="minorEastAsia" w:hAnsi="Cambria Math"/>
              </w:rPr>
              <m:t xml:space="preserve">MRE= </m:t>
            </w:del>
          </m:r>
          <m:f>
            <m:fPr>
              <m:ctrlPr>
                <w:del w:id="374" w:author="Arnaud" w:date="2020-02-16T18:52:00Z">
                  <w:rPr>
                    <w:rFonts w:ascii="Cambria Math" w:eastAsiaTheme="minorEastAsia" w:hAnsi="Cambria Math"/>
                    <w:i/>
                  </w:rPr>
                </w:del>
              </m:ctrlPr>
            </m:fPr>
            <m:num>
              <m:nary>
                <m:naryPr>
                  <m:chr m:val="∑"/>
                  <m:limLoc m:val="undOvr"/>
                  <m:ctrlPr>
                    <w:del w:id="375" w:author="Arnaud" w:date="2020-02-16T18:52:00Z">
                      <w:rPr>
                        <w:rFonts w:ascii="Cambria Math" w:eastAsiaTheme="minorEastAsia" w:hAnsi="Cambria Math"/>
                        <w:i/>
                      </w:rPr>
                    </w:del>
                  </m:ctrlPr>
                </m:naryPr>
                <m:sub>
                  <m:r>
                    <w:del w:id="376" w:author="Arnaud" w:date="2020-02-16T18:52:00Z">
                      <w:rPr>
                        <w:rFonts w:ascii="Cambria Math" w:eastAsiaTheme="minorEastAsia" w:hAnsi="Cambria Math"/>
                      </w:rPr>
                      <m:t>t=1</m:t>
                    </w:del>
                  </m:r>
                </m:sub>
                <m:sup>
                  <m:r>
                    <w:del w:id="377" w:author="Arnaud" w:date="2020-02-16T18:52:00Z">
                      <w:rPr>
                        <w:rFonts w:ascii="Cambria Math" w:eastAsiaTheme="minorEastAsia" w:hAnsi="Cambria Math"/>
                      </w:rPr>
                      <m:t>n</m:t>
                    </w:del>
                  </m:r>
                </m:sup>
                <m:e>
                  <m:rad>
                    <m:radPr>
                      <m:degHide m:val="1"/>
                      <m:ctrlPr>
                        <w:del w:id="378" w:author="Arnaud" w:date="2020-02-16T18:52:00Z">
                          <w:rPr>
                            <w:rFonts w:ascii="Cambria Math" w:eastAsiaTheme="minorEastAsia" w:hAnsi="Cambria Math"/>
                            <w:i/>
                          </w:rPr>
                        </w:del>
                      </m:ctrlPr>
                    </m:radPr>
                    <m:deg/>
                    <m:e>
                      <m:sSub>
                        <m:sSubPr>
                          <m:ctrlPr>
                            <w:del w:id="379" w:author="Arnaud" w:date="2020-02-16T18:52:00Z">
                              <w:rPr>
                                <w:rFonts w:ascii="Cambria Math" w:eastAsiaTheme="minorEastAsia" w:hAnsi="Cambria Math"/>
                                <w:i/>
                              </w:rPr>
                            </w:del>
                          </m:ctrlPr>
                        </m:sSubPr>
                        <m:e>
                          <m:r>
                            <w:del w:id="380" w:author="Arnaud" w:date="2020-02-16T18:52:00Z">
                              <w:rPr>
                                <w:rFonts w:ascii="Cambria Math" w:eastAsiaTheme="minorEastAsia" w:hAnsi="Cambria Math"/>
                              </w:rPr>
                              <m:t>E</m:t>
                            </w:del>
                          </m:r>
                        </m:e>
                        <m:sub>
                          <m:r>
                            <w:del w:id="381" w:author="Arnaud" w:date="2020-02-16T18:52:00Z">
                              <w:rPr>
                                <w:rFonts w:ascii="Cambria Math" w:eastAsiaTheme="minorEastAsia" w:hAnsi="Cambria Math"/>
                              </w:rPr>
                              <m:t>t</m:t>
                            </w:del>
                          </m:r>
                        </m:sub>
                      </m:sSub>
                    </m:e>
                  </m:rad>
                </m:e>
              </m:nary>
            </m:num>
            <m:den>
              <m:r>
                <w:del w:id="382" w:author="Arnaud" w:date="2020-02-16T18:52:00Z">
                  <w:rPr>
                    <w:rFonts w:ascii="Cambria Math" w:eastAsiaTheme="minorEastAsia" w:hAnsi="Cambria Math"/>
                  </w:rPr>
                  <m:t>n</m:t>
                </w:del>
              </m:r>
            </m:den>
          </m:f>
        </m:oMath>
      </m:oMathPara>
    </w:p>
    <w:p w14:paraId="25B00D2B" w14:textId="60B22059" w:rsidR="005A3D68" w:rsidRPr="005A3D68" w:rsidDel="005C0EE9" w:rsidRDefault="00743286" w:rsidP="00805B54">
      <w:pPr>
        <w:pStyle w:val="NoSpacing"/>
        <w:jc w:val="both"/>
        <w:rPr>
          <w:del w:id="383" w:author="Arnaud" w:date="2020-02-16T18:52:00Z"/>
          <w:rFonts w:eastAsiaTheme="minorEastAsia"/>
        </w:rPr>
      </w:pPr>
      <m:oMathPara>
        <m:oMath>
          <m:sSub>
            <m:sSubPr>
              <m:ctrlPr>
                <w:del w:id="384" w:author="Arnaud" w:date="2020-02-16T18:52:00Z">
                  <w:rPr>
                    <w:rFonts w:ascii="Cambria Math" w:eastAsiaTheme="minorEastAsia" w:hAnsi="Cambria Math"/>
                    <w:i/>
                  </w:rPr>
                </w:del>
              </m:ctrlPr>
            </m:sSubPr>
            <m:e>
              <m:r>
                <w:del w:id="385" w:author="Arnaud" w:date="2020-02-16T18:52:00Z">
                  <w:rPr>
                    <w:rFonts w:ascii="Cambria Math" w:eastAsiaTheme="minorEastAsia" w:hAnsi="Cambria Math"/>
                  </w:rPr>
                  <m:t>E</m:t>
                </w:del>
              </m:r>
            </m:e>
            <m:sub>
              <m:r>
                <w:del w:id="386" w:author="Arnaud" w:date="2020-02-16T18:52:00Z">
                  <w:rPr>
                    <w:rFonts w:ascii="Cambria Math" w:eastAsiaTheme="minorEastAsia" w:hAnsi="Cambria Math"/>
                  </w:rPr>
                  <m:t>t</m:t>
                </w:del>
              </m:r>
            </m:sub>
          </m:sSub>
          <m:r>
            <w:del w:id="387" w:author="Arnaud" w:date="2020-02-16T18:52:00Z">
              <w:rPr>
                <w:rFonts w:ascii="Cambria Math" w:eastAsiaTheme="minorEastAsia" w:hAnsi="Cambria Math"/>
              </w:rPr>
              <m:t>=</m:t>
            </w:del>
          </m:r>
          <m:sSub>
            <m:sSubPr>
              <m:ctrlPr>
                <w:del w:id="388" w:author="Arnaud" w:date="2020-02-16T18:52:00Z">
                  <w:rPr>
                    <w:rFonts w:ascii="Cambria Math" w:eastAsiaTheme="minorEastAsia" w:hAnsi="Cambria Math"/>
                    <w:i/>
                  </w:rPr>
                </w:del>
              </m:ctrlPr>
            </m:sSubPr>
            <m:e>
              <m:r>
                <w:del w:id="389" w:author="Arnaud" w:date="2020-02-16T18:52:00Z">
                  <w:rPr>
                    <w:rFonts w:ascii="Cambria Math" w:eastAsiaTheme="minorEastAsia" w:hAnsi="Cambria Math"/>
                  </w:rPr>
                  <m:t>I</m:t>
                </w:del>
              </m:r>
            </m:e>
            <m:sub>
              <m:r>
                <w:del w:id="390" w:author="Arnaud" w:date="2020-02-16T18:52:00Z">
                  <w:rPr>
                    <w:rFonts w:ascii="Cambria Math" w:eastAsiaTheme="minorEastAsia" w:hAnsi="Cambria Math"/>
                  </w:rPr>
                  <m:t>t</m:t>
                </w:del>
              </m:r>
            </m:sub>
          </m:sSub>
          <m:r>
            <w:del w:id="391" w:author="Arnaud" w:date="2020-02-16T18:52:00Z">
              <w:rPr>
                <w:rFonts w:ascii="Cambria Math" w:eastAsiaTheme="minorEastAsia" w:hAnsi="Cambria Math"/>
              </w:rPr>
              <m:t>-</m:t>
            </w:del>
          </m:r>
          <m:sSub>
            <m:sSubPr>
              <m:ctrlPr>
                <w:del w:id="392" w:author="Arnaud" w:date="2020-02-16T18:52:00Z">
                  <w:rPr>
                    <w:rFonts w:ascii="Cambria Math" w:eastAsiaTheme="minorEastAsia" w:hAnsi="Cambria Math"/>
                    <w:i/>
                  </w:rPr>
                </w:del>
              </m:ctrlPr>
            </m:sSubPr>
            <m:e>
              <m:r>
                <w:del w:id="393" w:author="Arnaud" w:date="2020-02-16T18:52:00Z">
                  <w:rPr>
                    <w:rFonts w:ascii="Cambria Math" w:eastAsiaTheme="minorEastAsia" w:hAnsi="Cambria Math"/>
                  </w:rPr>
                  <m:t>T</m:t>
                </w:del>
              </m:r>
            </m:e>
            <m:sub>
              <m:r>
                <w:del w:id="394" w:author="Arnaud" w:date="2020-02-16T18:52:00Z">
                  <w:rPr>
                    <w:rFonts w:ascii="Cambria Math" w:eastAsiaTheme="minorEastAsia" w:hAnsi="Cambria Math"/>
                  </w:rPr>
                  <m:t>t</m:t>
                </w:del>
              </m:r>
            </m:sub>
          </m:sSub>
          <m:r>
            <w:del w:id="395" w:author="Arnaud" w:date="2020-02-16T18:52:00Z">
              <w:rPr>
                <w:rFonts w:ascii="Cambria Math" w:eastAsiaTheme="minorEastAsia" w:hAnsi="Cambria Math"/>
              </w:rPr>
              <m:t>:</m:t>
            </w:del>
          </m:r>
          <m:sSub>
            <m:sSubPr>
              <m:ctrlPr>
                <w:del w:id="396" w:author="Arnaud" w:date="2020-02-16T18:52:00Z">
                  <w:rPr>
                    <w:rFonts w:ascii="Cambria Math" w:eastAsiaTheme="minorEastAsia" w:hAnsi="Cambria Math"/>
                    <w:i/>
                  </w:rPr>
                </w:del>
              </m:ctrlPr>
            </m:sSubPr>
            <m:e>
              <m:r>
                <w:del w:id="397" w:author="Arnaud" w:date="2020-02-16T18:52:00Z">
                  <w:rPr>
                    <w:rFonts w:ascii="Cambria Math" w:eastAsiaTheme="minorEastAsia" w:hAnsi="Cambria Math"/>
                  </w:rPr>
                  <m:t>E</m:t>
                </w:del>
              </m:r>
            </m:e>
            <m:sub>
              <m:r>
                <w:del w:id="398" w:author="Arnaud" w:date="2020-02-16T18:52:00Z">
                  <w:rPr>
                    <w:rFonts w:ascii="Cambria Math" w:eastAsiaTheme="minorEastAsia" w:hAnsi="Cambria Math"/>
                  </w:rPr>
                  <m:t>t</m:t>
                </w:del>
              </m:r>
            </m:sub>
          </m:sSub>
          <m:r>
            <w:del w:id="399" w:author="Arnaud" w:date="2020-02-16T18:52:00Z">
              <m:rPr>
                <m:scr m:val="double-struck"/>
              </m:rPr>
              <w:rPr>
                <w:rFonts w:ascii="Cambria Math" w:eastAsiaTheme="minorEastAsia" w:hAnsi="Cambria Math"/>
              </w:rPr>
              <m:t>∈ C</m:t>
            </w:del>
          </m:r>
        </m:oMath>
      </m:oMathPara>
    </w:p>
    <w:p w14:paraId="5DD1AB2D" w14:textId="77777777" w:rsidR="00805B54" w:rsidRDefault="005A3D68" w:rsidP="00805B54">
      <w:pPr>
        <w:spacing w:line="480" w:lineRule="auto"/>
        <w:ind w:firstLine="708"/>
        <w:rPr>
          <w:ins w:id="400" w:author="Arnaud" w:date="2020-02-16T19:06:00Z"/>
          <w:lang w:val="en-US"/>
        </w:rPr>
      </w:pPr>
      <w:del w:id="401" w:author="Arnaud" w:date="2020-02-16T18:52:00Z">
        <w:r w:rsidDel="005C0EE9">
          <w:rPr>
            <w:rFonts w:eastAsiaTheme="minorEastAsia"/>
          </w:rPr>
          <w:delText xml:space="preserve">The bias coefficient </w:delText>
        </w:r>
        <m:oMath>
          <m:r>
            <w:rPr>
              <w:rFonts w:ascii="Cambria Math" w:hAnsi="Cambria Math"/>
            </w:rPr>
            <m:t>κ</m:t>
          </m:r>
        </m:oMath>
        <w:r w:rsidDel="005C0EE9">
          <w:rPr>
            <w:rFonts w:eastAsiaTheme="minorEastAsia"/>
          </w:rPr>
          <w:delText xml:space="preserve"> is a unit-less metric bounded between -1 and 1, and takes into account both the magnitude of the error and its bia</w:delText>
        </w:r>
        <w:r w:rsidR="00C77BAA" w:rsidDel="005C0EE9">
          <w:rPr>
            <w:rFonts w:eastAsiaTheme="minorEastAsia"/>
          </w:rPr>
          <w:delText xml:space="preserve">s. Positive values of </w:delText>
        </w:r>
        <m:oMath>
          <m:r>
            <w:rPr>
              <w:rFonts w:ascii="Cambria Math" w:hAnsi="Cambria Math"/>
            </w:rPr>
            <m:t>κ</m:t>
          </m:r>
        </m:oMath>
        <w:r w:rsidR="00C77BAA" w:rsidDel="005C0EE9">
          <w:rPr>
            <w:rFonts w:eastAsiaTheme="minorEastAsia"/>
          </w:rPr>
          <w:delText xml:space="preserve"> indicate that </w:delTex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 xml:space="preserve"> </m:t>
          </m:r>
        </m:oMath>
        <w:r w:rsidR="00C77BAA" w:rsidDel="005C0EE9">
          <w:rPr>
            <w:rFonts w:eastAsiaTheme="minorEastAsia"/>
          </w:rPr>
          <w:delText xml:space="preserve">are usually greater than </w:delTex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C77BAA" w:rsidDel="005C0EE9">
          <w:rPr>
            <w:rFonts w:eastAsiaTheme="minorEastAsia"/>
          </w:rPr>
          <w:delText xml:space="preserve">, and values closer to 1 indicate a greater magnitude of error than values closer to 0. A value of 1 indicates that </w:delTex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 xml:space="preserve">&gt;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C77BAA" w:rsidDel="005C0EE9">
          <w:rPr>
            <w:rFonts w:eastAsiaTheme="minorEastAsia"/>
          </w:rPr>
          <w:delText xml:space="preserve"> for all </w:delText>
        </w:r>
        <w:r w:rsidR="00C77BAA" w:rsidDel="005C0EE9">
          <w:rPr>
            <w:rFonts w:eastAsiaTheme="minorEastAsia"/>
            <w:i/>
          </w:rPr>
          <w:delText>t</w:delText>
        </w:r>
        <w:r w:rsidR="00C77BAA" w:rsidDel="005C0EE9">
          <w:rPr>
            <w:rFonts w:eastAsiaTheme="minorEastAsia"/>
          </w:rPr>
          <w:delText xml:space="preserve">. The same holds true for negative values though this indicates that </w:delTex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 xml:space="preserve"> </m:t>
          </m:r>
        </m:oMath>
        <w:r w:rsidR="00C77BAA" w:rsidDel="005C0EE9">
          <w:rPr>
            <w:rFonts w:eastAsiaTheme="minorEastAsia"/>
          </w:rPr>
          <w:delText xml:space="preserve">are usually less than </w:delTex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C77BAA" w:rsidDel="005C0EE9">
          <w:rPr>
            <w:rFonts w:eastAsiaTheme="minorEastAsia"/>
          </w:rPr>
          <w:delText xml:space="preserve">. </w:delText>
        </w:r>
        <w:commentRangeEnd w:id="360"/>
        <w:r w:rsidR="008111A6" w:rsidDel="005C0EE9">
          <w:rPr>
            <w:rStyle w:val="CommentReference"/>
          </w:rPr>
          <w:commentReference w:id="360"/>
        </w:r>
      </w:del>
      <w:commentRangeEnd w:id="361"/>
      <w:r w:rsidR="005C0EE9">
        <w:rPr>
          <w:rStyle w:val="CommentReference"/>
        </w:rPr>
        <w:commentReference w:id="361"/>
      </w:r>
    </w:p>
    <w:p w14:paraId="32B95ABC" w14:textId="1875B1BB" w:rsidR="00805B54" w:rsidRDefault="00805B54">
      <w:pPr>
        <w:ind w:firstLine="708"/>
        <w:rPr>
          <w:ins w:id="402" w:author="Arnaud" w:date="2020-02-16T19:06:00Z"/>
          <w:lang w:val="en-US"/>
        </w:rPr>
        <w:pPrChange w:id="403" w:author="Arnaud" w:date="2020-02-16T19:06:00Z">
          <w:pPr>
            <w:spacing w:line="480" w:lineRule="auto"/>
            <w:ind w:firstLine="708"/>
          </w:pPr>
        </w:pPrChange>
      </w:pPr>
      <w:ins w:id="404" w:author="Arnaud" w:date="2020-02-16T19:06:00Z">
        <w:r>
          <w:rPr>
            <w:lang w:val="en-US"/>
          </w:rPr>
          <w:t>Finally, coverage was calculated as the percentage of years over the study period that the 50% confidence interval of the estimated index contained the true index (</w:t>
        </w:r>
        <w:commentRangeStart w:id="405"/>
        <w:r>
          <w:rPr>
            <w:lang w:val="en-US"/>
          </w:rPr>
          <w:fldChar w:fldCharType="begin"/>
        </w:r>
        <w:r>
          <w:rPr>
            <w:lang w:val="en-US"/>
          </w:rPr>
          <w:instrText xml:space="preserve"> ADDIN ZOTERO_ITEM CSL_CITATION {"citationID":"cPODoT85","properties":{"custom":"Agresti and Coull, 1998","formattedCitation":"Agresti and Coull, 1998","plainCitation":"Agresti and Coull, 1998","noteIndex":0},"citationItems":[{"id":302,"uris":["http://zotero.org/users/local/aYWID1jd/items/LTJCQAFI"],"uri":["http://zotero.org/users/local/aYWID1jd/items/LTJCQAFI"],"itemData":{"id":302,"type":"article-journal","title":"Approximate is better than “exact” for interval estimation of binomial proportions","container-title":"The American Statistician","page":"119–126","volume":"52","issue":"2","source":"Google Scholar","author":[{"family":"Agresti","given":"Alan"},{"family":"Coull","given":"Brent A."}],"issued":{"date-parts":[["1998"]]}}}],"schema":"https://github.com/citation-style-language/schema/raw/master/csl-citation.json"} </w:instrText>
        </w:r>
        <w:r>
          <w:rPr>
            <w:lang w:val="en-US"/>
          </w:rPr>
          <w:fldChar w:fldCharType="separate"/>
        </w:r>
        <w:r w:rsidRPr="00DF136C">
          <w:rPr>
            <w:lang w:val="en-US"/>
          </w:rPr>
          <w:t>Agresti and Coull, 1998</w:t>
        </w:r>
        <w:r>
          <w:rPr>
            <w:lang w:val="en-US"/>
          </w:rPr>
          <w:fldChar w:fldCharType="end"/>
        </w:r>
      </w:ins>
      <w:commentRangeEnd w:id="405"/>
      <w:ins w:id="406" w:author="Arnaud" w:date="2020-02-16T19:10:00Z">
        <w:r w:rsidR="0024428E">
          <w:rPr>
            <w:rStyle w:val="CommentReference"/>
          </w:rPr>
          <w:commentReference w:id="405"/>
        </w:r>
      </w:ins>
      <w:ins w:id="407" w:author="Arnaud" w:date="2020-02-16T19:06:00Z">
        <w:r>
          <w:rPr>
            <w:lang w:val="en-US"/>
          </w:rPr>
          <w:t xml:space="preserve">; </w:t>
        </w:r>
        <w:commentRangeStart w:id="408"/>
        <w:r>
          <w:rPr>
            <w:lang w:val="en-US"/>
          </w:rPr>
          <w:fldChar w:fldCharType="begin"/>
        </w:r>
        <w:r>
          <w:rPr>
            <w:lang w:val="en-US"/>
          </w:rPr>
          <w:instrText xml:space="preserve"> ADDIN ZOTERO_ITEM CSL_CITATION {"citationID":"xmkqUyrz","properties":{"custom":"Newcombe, 1998","formattedCitation":"Newcombe, 1998","plainCitation":"Newcombe, 1998","noteIndex":0},"citationItems":[{"id":305,"uris":["http://zotero.org/users/local/aYWID1jd/items/TLXSYPQ4"],"uri":["http://zotero.org/users/local/aYWID1jd/items/TLXSYPQ4"],"itemData":{"id":305,"type":"article-journal","title":"Two-sided confidence intervals for the single proportion: comparison of seven methods","container-title":"Statistics in medicine","page":"857–872","volume":"17","issue":"8","source":"Google Scholar","shortTitle":"Two-sided confidence intervals for the single proportion","author":[{"family":"Newcombe","given":"Robert G."}],"issued":{"date-parts":[["1998"]]}}}],"schema":"https://github.com/citation-style-language/schema/raw/master/csl-citation.json"} </w:instrText>
        </w:r>
        <w:r>
          <w:rPr>
            <w:lang w:val="en-US"/>
          </w:rPr>
          <w:fldChar w:fldCharType="separate"/>
        </w:r>
        <w:r w:rsidRPr="00DF136C">
          <w:rPr>
            <w:lang w:val="en-US"/>
          </w:rPr>
          <w:t>Newcombe, 1998</w:t>
        </w:r>
        <w:r>
          <w:rPr>
            <w:lang w:val="en-US"/>
          </w:rPr>
          <w:fldChar w:fldCharType="end"/>
        </w:r>
      </w:ins>
      <w:commentRangeEnd w:id="408"/>
      <w:ins w:id="409" w:author="Arnaud" w:date="2020-02-16T19:11:00Z">
        <w:r w:rsidR="002D5CCB">
          <w:rPr>
            <w:rStyle w:val="CommentReference"/>
          </w:rPr>
          <w:commentReference w:id="408"/>
        </w:r>
      </w:ins>
      <w:ins w:id="410" w:author="Arnaud" w:date="2020-02-16T19:06:00Z">
        <w:r>
          <w:rPr>
            <w:lang w:val="en-US"/>
          </w:rPr>
          <w:t xml:space="preserve">; </w:t>
        </w:r>
        <w:commentRangeStart w:id="411"/>
        <w:r>
          <w:rPr>
            <w:lang w:val="en-US"/>
          </w:rPr>
          <w:fldChar w:fldCharType="begin"/>
        </w:r>
        <w:r>
          <w:rPr>
            <w:lang w:val="en-US"/>
          </w:rPr>
          <w:instrText xml:space="preserve"> ADDIN ZOTERO_ITEM CSL_CITATION {"citationID":"BtOF4kiW","properties":{"custom":"Brown {\\i{}et al.}, 2001","formattedCitation":"Brown {\\i{}et al.}, 2001","plainCitation":"Brown et al., 2001","noteIndex":0},"citationItems":[{"id":308,"uris":["http://zotero.org/users/local/aYWID1jd/items/RNWJ5K9P"],"uri":["http://zotero.org/users/local/aYWID1jd/items/RNWJ5K9P"],"itemData":{"id":308,"type":"article-journal","title":"Interval estimation for a binomial proportion","container-title":"Statistical Science","page":"101–117","volume":"16","issue":"2","source":"Google Scholar","author":[{"family":"Brown","given":"Lawrence D."},{"family":"Cai","given":"T. Tony"},{"family":"DasGupta","given":"Anirban"}],"issued":{"date-parts":[["2001"]]}}}],"schema":"https://github.com/citation-style-language/schema/raw/master/csl-citation.json"} </w:instrText>
        </w:r>
        <w:r>
          <w:rPr>
            <w:lang w:val="en-US"/>
          </w:rPr>
          <w:fldChar w:fldCharType="separate"/>
        </w:r>
        <w:r w:rsidRPr="00DF136C">
          <w:rPr>
            <w:lang w:val="en-US"/>
          </w:rPr>
          <w:t xml:space="preserve">Brown </w:t>
        </w:r>
        <w:r w:rsidRPr="0006340F">
          <w:rPr>
            <w:lang w:val="en-US"/>
            <w:rPrChange w:id="412" w:author="Arnaud" w:date="2020-02-16T19:08:00Z">
              <w:rPr>
                <w:i/>
                <w:iCs/>
                <w:lang w:val="en-US"/>
              </w:rPr>
            </w:rPrChange>
          </w:rPr>
          <w:t>et al.</w:t>
        </w:r>
        <w:r w:rsidRPr="00DF136C">
          <w:rPr>
            <w:lang w:val="en-US"/>
          </w:rPr>
          <w:t>, 2001</w:t>
        </w:r>
        <w:r>
          <w:rPr>
            <w:lang w:val="en-US"/>
          </w:rPr>
          <w:fldChar w:fldCharType="end"/>
        </w:r>
      </w:ins>
      <w:commentRangeEnd w:id="411"/>
      <w:ins w:id="413" w:author="Arnaud" w:date="2020-02-16T19:11:00Z">
        <w:r w:rsidR="00756935">
          <w:rPr>
            <w:rStyle w:val="CommentReference"/>
          </w:rPr>
          <w:commentReference w:id="411"/>
        </w:r>
      </w:ins>
      <w:ins w:id="414" w:author="Arnaud" w:date="2020-02-16T19:06:00Z">
        <w:r>
          <w:rPr>
            <w:lang w:val="en-US"/>
          </w:rPr>
          <w:t xml:space="preserve">). </w:t>
        </w:r>
        <w:r w:rsidRPr="004E2F1C">
          <w:rPr>
            <w:lang w:val="en-US"/>
          </w:rPr>
          <w:t xml:space="preserve">Well-performing confidence intervals are ones where the nominal (predetermined) probability equals the actual </w:t>
        </w:r>
        <w:r w:rsidRPr="00076BA5">
          <w:rPr>
            <w:rFonts w:eastAsia="Times New Roman"/>
            <w:lang w:val="en-US"/>
          </w:rPr>
          <w:t>proportion of</w:t>
        </w:r>
      </w:ins>
      <w:ins w:id="415" w:author="Arnaud" w:date="2020-02-16T21:28:00Z">
        <w:r w:rsidR="00E16AD6">
          <w:rPr>
            <w:rFonts w:eastAsia="Times New Roman"/>
            <w:lang w:val="en-US"/>
          </w:rPr>
          <w:t xml:space="preserve"> years</w:t>
        </w:r>
      </w:ins>
      <w:ins w:id="416" w:author="Arnaud" w:date="2020-02-16T19:06:00Z">
        <w:r w:rsidRPr="00076BA5">
          <w:rPr>
            <w:rFonts w:eastAsia="Times New Roman"/>
            <w:lang w:val="en-US"/>
          </w:rPr>
          <w:t xml:space="preserve"> where the confidence interval contains the true value. </w:t>
        </w:r>
        <w:r w:rsidRPr="004E2F1C">
          <w:rPr>
            <w:lang w:val="en-US"/>
          </w:rPr>
          <w:t xml:space="preserve">In </w:t>
        </w:r>
        <w:r>
          <w:rPr>
            <w:lang w:val="en-US"/>
          </w:rPr>
          <w:t xml:space="preserve">this </w:t>
        </w:r>
        <w:r w:rsidRPr="004E2F1C">
          <w:rPr>
            <w:lang w:val="en-US"/>
          </w:rPr>
          <w:t>case, coverage values &gt;50% indicate that the confidence intervals are too wide and coverage</w:t>
        </w:r>
        <w:r>
          <w:rPr>
            <w:lang w:val="en-US"/>
          </w:rPr>
          <w:t xml:space="preserve"> values</w:t>
        </w:r>
        <w:r w:rsidRPr="004E2F1C">
          <w:rPr>
            <w:lang w:val="en-US"/>
          </w:rPr>
          <w:t xml:space="preserve"> &lt;50% indicate that the confidence intervals are too narrow </w:t>
        </w:r>
        <w:r>
          <w:rPr>
            <w:lang w:val="en-US"/>
          </w:rPr>
          <w:t>(</w:t>
        </w:r>
        <w:commentRangeStart w:id="417"/>
        <w:r>
          <w:rPr>
            <w:lang w:val="en-US"/>
          </w:rPr>
          <w:fldChar w:fldCharType="begin"/>
        </w:r>
        <w:r>
          <w:rPr>
            <w:lang w:val="en-US"/>
          </w:rPr>
          <w:instrText xml:space="preserve"> ADDIN ZOTERO_ITEM CSL_CITATION {"citationID":"pfK5RWtP","properties":{"custom":"Bolker, 2008","formattedCitation":"Bolker, 2008","plainCitation":"Bolker, 2008","noteIndex":0},"citationItems":[{"id":300,"uris":["http://zotero.org/users/local/aYWID1jd/items/RKHU9B43"],"uri":["http://zotero.org/users/local/aYWID1jd/items/RKHU9B43"],"itemData":{"id":300,"type":"book","title":"Ecological models and data in R","publisher":"Princeton University Press","source":"Google Scholar","author":[{"family":"Bolker","given":"Benjamin M."}],"issued":{"date-parts":[["2008"]]}}}],"schema":"https://github.com/citation-style-language/schema/raw/master/csl-citation.json"} </w:instrText>
        </w:r>
        <w:r>
          <w:rPr>
            <w:lang w:val="en-US"/>
          </w:rPr>
          <w:fldChar w:fldCharType="separate"/>
        </w:r>
        <w:r w:rsidRPr="00DF136C">
          <w:rPr>
            <w:lang w:val="en-US"/>
          </w:rPr>
          <w:t>Bolker, 2008</w:t>
        </w:r>
        <w:r>
          <w:rPr>
            <w:lang w:val="en-US"/>
          </w:rPr>
          <w:fldChar w:fldCharType="end"/>
        </w:r>
      </w:ins>
      <w:commentRangeEnd w:id="417"/>
      <w:ins w:id="418" w:author="Arnaud" w:date="2020-02-16T19:11:00Z">
        <w:r w:rsidR="00B878F0">
          <w:rPr>
            <w:rStyle w:val="CommentReference"/>
          </w:rPr>
          <w:commentReference w:id="417"/>
        </w:r>
      </w:ins>
      <w:ins w:id="419" w:author="Arnaud" w:date="2020-02-16T19:06:00Z">
        <w:r>
          <w:rPr>
            <w:lang w:val="en-US"/>
          </w:rPr>
          <w:t xml:space="preserve">; </w:t>
        </w:r>
        <w:commentRangeStart w:id="420"/>
        <w:r>
          <w:rPr>
            <w:lang w:val="en-US"/>
          </w:rPr>
          <w:fldChar w:fldCharType="begin"/>
        </w:r>
        <w:r>
          <w:rPr>
            <w:lang w:val="en-US"/>
          </w:rPr>
          <w:instrText xml:space="preserve"> ADDIN ZOTERO_ITEM CSL_CITATION {"citationID":"8bNaLfPV","properties":{"custom":"Johnson {\\i{}et al.}, 2016","formattedCitation":"Johnson {\\i{}et al.}, 2016","plainCitation":"Johnson et al., 2016","noteIndex":0},"citationItems":[{"id":297,"uris":["http://zotero.org/users/local/aYWID1jd/items/D3Z3P5ME"],"uri":["http://zotero.org/users/local/aYWID1jd/items/D3Z3P5ME"],"itemData":{"id":297,"type":"article-journal","title":"Can autocorrelated recruitment be estimated using integrated assessment models and how does it affect population forecasts?","container-title":"Fisheries research","page":"222–232","volume":"183","source":"Google Scholar","author":[{"family":"Johnson","given":"Kelli F."},{"family":"Councill","given":"Elizabeth"},{"family":"Thorson","given":"James T."},{"family":"Brooks","given":"Elizabeth"},{"family":"Methot","given":"Richard D."},{"family":"Punt","given":"André E."}],"issued":{"date-parts":[["2016"]]}}}],"schema":"https://github.com/citation-style-language/schema/raw/master/csl-citation.json"} </w:instrText>
        </w:r>
        <w:r>
          <w:rPr>
            <w:lang w:val="en-US"/>
          </w:rPr>
          <w:fldChar w:fldCharType="separate"/>
        </w:r>
        <w:r w:rsidRPr="00DF136C">
          <w:rPr>
            <w:lang w:val="en-US"/>
          </w:rPr>
          <w:t xml:space="preserve">Johnson </w:t>
        </w:r>
        <w:r w:rsidRPr="0006340F">
          <w:rPr>
            <w:lang w:val="en-US"/>
            <w:rPrChange w:id="421" w:author="Arnaud" w:date="2020-02-16T19:08:00Z">
              <w:rPr>
                <w:i/>
                <w:iCs/>
                <w:lang w:val="en-US"/>
              </w:rPr>
            </w:rPrChange>
          </w:rPr>
          <w:t>et al.</w:t>
        </w:r>
        <w:r w:rsidRPr="00DF136C">
          <w:rPr>
            <w:lang w:val="en-US"/>
          </w:rPr>
          <w:t>, 2016</w:t>
        </w:r>
        <w:r>
          <w:rPr>
            <w:lang w:val="en-US"/>
          </w:rPr>
          <w:fldChar w:fldCharType="end"/>
        </w:r>
      </w:ins>
      <w:commentRangeEnd w:id="420"/>
      <w:ins w:id="422" w:author="Arnaud" w:date="2020-02-16T19:12:00Z">
        <w:r w:rsidR="003B2370">
          <w:rPr>
            <w:rStyle w:val="CommentReference"/>
          </w:rPr>
          <w:commentReference w:id="420"/>
        </w:r>
      </w:ins>
      <w:ins w:id="423" w:author="Arnaud" w:date="2020-02-16T19:06:00Z">
        <w:r>
          <w:rPr>
            <w:lang w:val="en-US"/>
          </w:rPr>
          <w:t xml:space="preserve">). </w:t>
        </w:r>
      </w:ins>
    </w:p>
    <w:p w14:paraId="6DF5EC68" w14:textId="0BDAA3FC" w:rsidR="00E82E87" w:rsidRDefault="00D67D19" w:rsidP="00805B54">
      <w:pPr>
        <w:pStyle w:val="NoSpacing"/>
        <w:jc w:val="both"/>
        <w:rPr>
          <w:rFonts w:eastAsiaTheme="minorEastAsia"/>
        </w:rPr>
      </w:pPr>
      <w:del w:id="424" w:author="Arnaud" w:date="2020-02-16T19:06:00Z">
        <w:r w:rsidDel="00805B54">
          <w:rPr>
            <w:rFonts w:eastAsiaTheme="minorEastAsia"/>
          </w:rPr>
          <w:delText xml:space="preserve">Lastly, model coverage was calculated as the proportion of time steps (times 100) that fall within the estimated 95% confidence interval of the model. </w:delText>
        </w:r>
      </w:del>
    </w:p>
    <w:p w14:paraId="0E7B3E0E" w14:textId="77777777" w:rsidR="00F22E3F" w:rsidRDefault="00F22E3F" w:rsidP="00141AEC">
      <w:pPr>
        <w:pStyle w:val="NoSpacing"/>
        <w:jc w:val="both"/>
        <w:rPr>
          <w:rFonts w:eastAsiaTheme="minorEastAsia"/>
        </w:rPr>
      </w:pPr>
    </w:p>
    <w:p w14:paraId="290864B2" w14:textId="5744B9A5" w:rsidR="00F22E3F" w:rsidRDefault="00B03D5B">
      <w:pPr>
        <w:pStyle w:val="NoSpacing"/>
        <w:ind w:firstLine="720"/>
        <w:jc w:val="both"/>
        <w:rPr>
          <w:rFonts w:eastAsiaTheme="minorEastAsia"/>
        </w:rPr>
        <w:pPrChange w:id="425" w:author="Arnaud" w:date="2020-02-16T21:29:00Z">
          <w:pPr>
            <w:pStyle w:val="NoSpacing"/>
            <w:jc w:val="both"/>
          </w:pPr>
        </w:pPrChange>
      </w:pPr>
      <w:ins w:id="426" w:author="Arnaud" w:date="2020-02-16T19:16:00Z">
        <w:r>
          <w:rPr>
            <w:rFonts w:eastAsia="Times New Roman"/>
            <w:lang w:val="en-US" w:eastAsia="fr-FR"/>
          </w:rPr>
          <w:t xml:space="preserve">We determined if the spatiotemporal models were converged by checking that the gradient of the marginal log-likelihood was less than 0.0001 for all fixed effects, and that the Hessian matrix of second derivatives of the negative log-likelihood was positive definite. </w:t>
        </w:r>
      </w:ins>
      <w:ins w:id="427" w:author="Arnaud" w:date="2020-02-16T19:17:00Z">
        <w:r w:rsidR="00F12D9A">
          <w:rPr>
            <w:rFonts w:eastAsiaTheme="minorEastAsia"/>
          </w:rPr>
          <w:t>Spatiotemporal m</w:t>
        </w:r>
      </w:ins>
      <w:del w:id="428" w:author="Arnaud" w:date="2020-02-16T19:17:00Z">
        <w:r w:rsidR="00F22E3F" w:rsidDel="00F12D9A">
          <w:rPr>
            <w:rFonts w:eastAsiaTheme="minorEastAsia"/>
          </w:rPr>
          <w:delText>M</w:delText>
        </w:r>
      </w:del>
      <w:r w:rsidR="00F22E3F">
        <w:rPr>
          <w:rFonts w:eastAsiaTheme="minorEastAsia"/>
        </w:rPr>
        <w:t xml:space="preserve">odels </w:t>
      </w:r>
      <w:ins w:id="429" w:author="Arnaud" w:date="2020-02-16T19:16:00Z">
        <w:r>
          <w:rPr>
            <w:rFonts w:eastAsiaTheme="minorEastAsia"/>
          </w:rPr>
          <w:t xml:space="preserve">that did not meet these criteria </w:t>
        </w:r>
      </w:ins>
      <w:r w:rsidR="00F22E3F">
        <w:rPr>
          <w:rFonts w:eastAsiaTheme="minorEastAsia"/>
        </w:rPr>
        <w:t>were excluded from</w:t>
      </w:r>
      <w:del w:id="430" w:author="Arnaud" w:date="2020-02-16T19:17:00Z">
        <w:r w:rsidR="00F22E3F" w:rsidDel="00B03D5B">
          <w:rPr>
            <w:rFonts w:eastAsiaTheme="minorEastAsia"/>
          </w:rPr>
          <w:delText xml:space="preserve"> the </w:delText>
        </w:r>
      </w:del>
      <w:r w:rsidR="00F22E3F">
        <w:rPr>
          <w:rFonts w:eastAsiaTheme="minorEastAsia"/>
        </w:rPr>
        <w:t>analys</w:t>
      </w:r>
      <w:ins w:id="431" w:author="Arnaud" w:date="2020-02-16T19:17:00Z">
        <w:r>
          <w:rPr>
            <w:rFonts w:eastAsiaTheme="minorEastAsia"/>
          </w:rPr>
          <w:t>e</w:t>
        </w:r>
        <w:r w:rsidR="00764529">
          <w:rPr>
            <w:rFonts w:eastAsiaTheme="minorEastAsia"/>
          </w:rPr>
          <w:t xml:space="preserve">s. </w:t>
        </w:r>
      </w:ins>
      <w:del w:id="432" w:author="Arnaud" w:date="2020-02-16T19:17:00Z">
        <w:r w:rsidR="00F22E3F" w:rsidDel="00B03D5B">
          <w:rPr>
            <w:rFonts w:eastAsiaTheme="minorEastAsia"/>
          </w:rPr>
          <w:delText>i</w:delText>
        </w:r>
        <w:r w:rsidR="00F22E3F" w:rsidDel="00764529">
          <w:rPr>
            <w:rFonts w:eastAsiaTheme="minorEastAsia"/>
          </w:rPr>
          <w:delText>s if they did not converge to a maximum gradient of at most 1e-04.</w:delText>
        </w:r>
      </w:del>
    </w:p>
    <w:p w14:paraId="420BD0B0" w14:textId="77777777" w:rsidR="00E82E87" w:rsidRDefault="00E82E87">
      <w:pPr>
        <w:spacing w:after="160" w:line="259" w:lineRule="auto"/>
        <w:rPr>
          <w:rFonts w:eastAsiaTheme="minorEastAsia"/>
        </w:rPr>
      </w:pPr>
    </w:p>
    <w:p w14:paraId="5A51C97A" w14:textId="77777777" w:rsidR="00E82E87" w:rsidRDefault="00E82E87">
      <w:pPr>
        <w:spacing w:after="160" w:line="259" w:lineRule="auto"/>
        <w:rPr>
          <w:rFonts w:eastAsiaTheme="minorEastAsia"/>
          <w:b/>
          <w:u w:val="single"/>
        </w:rPr>
      </w:pPr>
      <w:r>
        <w:rPr>
          <w:rFonts w:eastAsiaTheme="minorEastAsia"/>
          <w:b/>
          <w:u w:val="single"/>
        </w:rPr>
        <w:t>Results</w:t>
      </w:r>
    </w:p>
    <w:p w14:paraId="0EAB297C" w14:textId="77777777" w:rsidR="00E82E87" w:rsidRPr="00E82E87" w:rsidRDefault="00E82E87">
      <w:pPr>
        <w:spacing w:after="160" w:line="259" w:lineRule="auto"/>
        <w:rPr>
          <w:rFonts w:eastAsiaTheme="minorEastAsia"/>
        </w:rPr>
      </w:pPr>
      <w:r>
        <w:rPr>
          <w:rFonts w:eastAsiaTheme="minorEastAsia"/>
        </w:rPr>
        <w:t>General impressions…</w:t>
      </w:r>
    </w:p>
    <w:p w14:paraId="57633D8E" w14:textId="686286EB" w:rsidR="00DA20B7" w:rsidRDefault="00E82E87">
      <w:pPr>
        <w:spacing w:after="160" w:line="259" w:lineRule="auto"/>
        <w:rPr>
          <w:rFonts w:eastAsiaTheme="minorEastAsia"/>
        </w:rPr>
      </w:pPr>
      <w:r>
        <w:rPr>
          <w:rFonts w:eastAsiaTheme="minorEastAsia"/>
        </w:rPr>
        <w:t xml:space="preserve">Expectedly, model performance is quite good across all metrics and all VAST configurations under the </w:t>
      </w:r>
      <w:r w:rsidRPr="00E82E87">
        <w:rPr>
          <w:rFonts w:eastAsiaTheme="minorEastAsia"/>
          <w:i/>
        </w:rPr>
        <w:t>random</w:t>
      </w:r>
      <w:r>
        <w:rPr>
          <w:rFonts w:eastAsiaTheme="minorEastAsia"/>
        </w:rPr>
        <w:t xml:space="preserve"> and </w:t>
      </w:r>
      <w:r w:rsidRPr="00E82E87">
        <w:rPr>
          <w:rFonts w:eastAsiaTheme="minorEastAsia"/>
          <w:i/>
        </w:rPr>
        <w:t>preferential</w:t>
      </w:r>
      <w:r>
        <w:rPr>
          <w:rFonts w:eastAsiaTheme="minorEastAsia"/>
        </w:rPr>
        <w:t xml:space="preserve"> sampling patterns for both the </w:t>
      </w:r>
      <w:r w:rsidRPr="00E82E87">
        <w:rPr>
          <w:rFonts w:eastAsiaTheme="minorEastAsia"/>
          <w:i/>
        </w:rPr>
        <w:t>No Cat</w:t>
      </w:r>
      <w:r>
        <w:rPr>
          <w:rFonts w:eastAsiaTheme="minorEastAsia"/>
          <w:i/>
        </w:rPr>
        <w:t>ch</w:t>
      </w:r>
      <w:r w:rsidRPr="00E82E87">
        <w:rPr>
          <w:rFonts w:eastAsiaTheme="minorEastAsia"/>
          <w:i/>
        </w:rPr>
        <w:t>ability</w:t>
      </w:r>
      <w:r>
        <w:rPr>
          <w:rFonts w:eastAsiaTheme="minorEastAsia"/>
        </w:rPr>
        <w:t xml:space="preserve"> and </w:t>
      </w:r>
      <w:r w:rsidRPr="00E82E87">
        <w:rPr>
          <w:rFonts w:eastAsiaTheme="minorEastAsia"/>
          <w:i/>
        </w:rPr>
        <w:t>Catchability</w:t>
      </w:r>
      <w:r>
        <w:rPr>
          <w:rFonts w:eastAsiaTheme="minorEastAsia"/>
        </w:rPr>
        <w:t xml:space="preserve"> scenarios. Interestingly, the </w:t>
      </w:r>
      <w:r w:rsidRPr="00E82E87">
        <w:rPr>
          <w:rFonts w:eastAsiaTheme="minorEastAsia"/>
          <w:i/>
        </w:rPr>
        <w:t>preferential</w:t>
      </w:r>
      <w:r>
        <w:rPr>
          <w:rFonts w:eastAsiaTheme="minorEastAsia"/>
        </w:rPr>
        <w:t xml:space="preserve"> sampling pattern appears to very slightly outperform the </w:t>
      </w:r>
      <w:r>
        <w:rPr>
          <w:rFonts w:eastAsiaTheme="minorEastAsia"/>
          <w:i/>
        </w:rPr>
        <w:t>random</w:t>
      </w:r>
      <w:r>
        <w:rPr>
          <w:rFonts w:eastAsiaTheme="minorEastAsia"/>
        </w:rPr>
        <w:t xml:space="preserve"> sampling pattern. </w:t>
      </w:r>
      <w:r w:rsidR="00DA20B7">
        <w:rPr>
          <w:rFonts w:eastAsiaTheme="minorEastAsia"/>
        </w:rPr>
        <w:t xml:space="preserve">The models also appear to work quite well for the </w:t>
      </w:r>
      <w:r w:rsidR="00DA20B7">
        <w:rPr>
          <w:rFonts w:eastAsiaTheme="minorEastAsia"/>
          <w:i/>
        </w:rPr>
        <w:t>rotating</w:t>
      </w:r>
      <w:r w:rsidR="00DA20B7">
        <w:rPr>
          <w:rFonts w:eastAsiaTheme="minorEastAsia"/>
        </w:rPr>
        <w:t xml:space="preserve"> spatial closure, and it appears that including an environmental covariate on abundance outperforms the </w:t>
      </w:r>
      <w:ins w:id="433" w:author="Arnaud" w:date="2020-02-16T21:31:00Z">
        <w:r w:rsidR="003E4057" w:rsidRPr="00B80E4E">
          <w:rPr>
            <w:i/>
          </w:rPr>
          <w:t>NoEnviro</w:t>
        </w:r>
        <w:r w:rsidR="003E4057" w:rsidDel="003E4057">
          <w:rPr>
            <w:rFonts w:eastAsiaTheme="minorEastAsia"/>
          </w:rPr>
          <w:t xml:space="preserve"> </w:t>
        </w:r>
      </w:ins>
      <w:del w:id="434" w:author="Arnaud" w:date="2020-02-16T21:31:00Z">
        <w:r w:rsidR="008E2FE6" w:rsidDel="003E4057">
          <w:rPr>
            <w:rFonts w:eastAsiaTheme="minorEastAsia"/>
          </w:rPr>
          <w:delText xml:space="preserve">non enviro </w:delText>
        </w:r>
      </w:del>
      <w:r w:rsidR="00DA20B7">
        <w:rPr>
          <w:rFonts w:eastAsiaTheme="minorEastAsia"/>
        </w:rPr>
        <w:t xml:space="preserve">models. </w:t>
      </w:r>
      <w:commentRangeStart w:id="435"/>
      <w:commentRangeStart w:id="436"/>
      <w:r w:rsidR="00DA20B7">
        <w:rPr>
          <w:rFonts w:eastAsiaTheme="minorEastAsia"/>
        </w:rPr>
        <w:t xml:space="preserve">The </w:t>
      </w:r>
      <w:r w:rsidR="00DA20B7" w:rsidRPr="00DA20B7">
        <w:rPr>
          <w:rFonts w:eastAsiaTheme="minorEastAsia"/>
          <w:i/>
        </w:rPr>
        <w:t>fixed</w:t>
      </w:r>
      <w:r w:rsidR="00DA20B7">
        <w:rPr>
          <w:rFonts w:eastAsiaTheme="minorEastAsia"/>
        </w:rPr>
        <w:t xml:space="preserve"> spatial closure scenario </w:t>
      </w:r>
      <w:r w:rsidR="008E2FE6">
        <w:rPr>
          <w:rFonts w:eastAsiaTheme="minorEastAsia"/>
        </w:rPr>
        <w:t>was dragged down by its poor performance in the closure quarter</w:t>
      </w:r>
      <w:r w:rsidR="00DA20B7">
        <w:rPr>
          <w:rFonts w:eastAsiaTheme="minorEastAsia"/>
        </w:rPr>
        <w:t xml:space="preserve"> well i</w:t>
      </w:r>
      <w:r w:rsidR="008E2FE6">
        <w:rPr>
          <w:rFonts w:eastAsiaTheme="minorEastAsia"/>
        </w:rPr>
        <w:t>n all quarters</w:t>
      </w:r>
      <w:r w:rsidR="00DA20B7">
        <w:rPr>
          <w:rFonts w:eastAsiaTheme="minorEastAsia"/>
        </w:rPr>
        <w:t>, and including an environmental covariate in the model resulted in a worse performance.</w:t>
      </w:r>
      <w:commentRangeEnd w:id="435"/>
      <w:r w:rsidR="00105B19">
        <w:rPr>
          <w:rStyle w:val="CommentReference"/>
        </w:rPr>
        <w:commentReference w:id="435"/>
      </w:r>
      <w:commentRangeEnd w:id="436"/>
      <w:r w:rsidR="007641B5">
        <w:rPr>
          <w:rStyle w:val="CommentReference"/>
        </w:rPr>
        <w:commentReference w:id="436"/>
      </w:r>
    </w:p>
    <w:p w14:paraId="153D63AE" w14:textId="64D86C65" w:rsidR="00DA20B7" w:rsidRDefault="00DA20B7">
      <w:pPr>
        <w:spacing w:after="160" w:line="259" w:lineRule="auto"/>
        <w:rPr>
          <w:rFonts w:eastAsiaTheme="minorEastAsia"/>
        </w:rPr>
      </w:pPr>
      <w:r>
        <w:rPr>
          <w:rFonts w:eastAsiaTheme="minorEastAsia"/>
        </w:rPr>
        <w:t xml:space="preserve">The </w:t>
      </w:r>
      <w:r w:rsidRPr="00DA20B7">
        <w:rPr>
          <w:rFonts w:eastAsiaTheme="minorEastAsia"/>
          <w:i/>
        </w:rPr>
        <w:t>expansion</w:t>
      </w:r>
      <w:r>
        <w:rPr>
          <w:rFonts w:eastAsiaTheme="minorEastAsia"/>
        </w:rPr>
        <w:t xml:space="preserve"> and </w:t>
      </w:r>
      <w:r w:rsidRPr="00DA20B7">
        <w:rPr>
          <w:rFonts w:eastAsiaTheme="minorEastAsia"/>
          <w:i/>
        </w:rPr>
        <w:t>contraction</w:t>
      </w:r>
      <w:r>
        <w:rPr>
          <w:rFonts w:eastAsiaTheme="minorEastAsia"/>
        </w:rPr>
        <w:t xml:space="preserve"> scenarios were overall quite poorly estimated</w:t>
      </w:r>
      <w:ins w:id="437" w:author="Arnaud" w:date="2020-02-16T21:32:00Z">
        <w:r w:rsidR="00541DA4">
          <w:rPr>
            <w:rFonts w:eastAsiaTheme="minorEastAsia"/>
          </w:rPr>
          <w:t>,</w:t>
        </w:r>
      </w:ins>
      <w:r>
        <w:rPr>
          <w:rFonts w:eastAsiaTheme="minorEastAsia"/>
        </w:rPr>
        <w:t xml:space="preserve"> which is not unexpected given the extreme </w:t>
      </w:r>
      <w:commentRangeStart w:id="438"/>
      <w:r>
        <w:rPr>
          <w:rFonts w:eastAsiaTheme="minorEastAsia"/>
        </w:rPr>
        <w:t>shi</w:t>
      </w:r>
      <w:ins w:id="439" w:author="James.Thorson" w:date="2020-02-11T10:37:00Z">
        <w:r w:rsidR="00DF088B">
          <w:rPr>
            <w:rFonts w:eastAsiaTheme="minorEastAsia"/>
          </w:rPr>
          <w:t>f</w:t>
        </w:r>
      </w:ins>
      <w:r>
        <w:rPr>
          <w:rFonts w:eastAsiaTheme="minorEastAsia"/>
        </w:rPr>
        <w:t xml:space="preserve">ts </w:t>
      </w:r>
      <w:commentRangeEnd w:id="438"/>
      <w:r w:rsidR="00DF088B">
        <w:rPr>
          <w:rStyle w:val="CommentReference"/>
        </w:rPr>
        <w:commentReference w:id="438"/>
      </w:r>
      <w:r>
        <w:rPr>
          <w:rFonts w:eastAsiaTheme="minorEastAsia"/>
        </w:rPr>
        <w:t xml:space="preserve">in sampling distribution. These indices grew quite variable when the effort distribution was constrained to the area around Japan. This is not </w:t>
      </w:r>
      <w:r>
        <w:rPr>
          <w:rFonts w:eastAsiaTheme="minorEastAsia"/>
        </w:rPr>
        <w:lastRenderedPageBreak/>
        <w:t xml:space="preserve">unexpected as the seasonal variation </w:t>
      </w:r>
      <w:r w:rsidR="007379FA">
        <w:rPr>
          <w:rFonts w:eastAsiaTheme="minorEastAsia"/>
        </w:rPr>
        <w:t xml:space="preserve">in abundance </w:t>
      </w:r>
      <w:r>
        <w:rPr>
          <w:rFonts w:eastAsiaTheme="minorEastAsia"/>
        </w:rPr>
        <w:t xml:space="preserve">is highest in the northern latitudes around Japan. </w:t>
      </w:r>
    </w:p>
    <w:p w14:paraId="6F25BDAF" w14:textId="77777777" w:rsidR="00DA20B7" w:rsidRDefault="00DA20B7">
      <w:pPr>
        <w:spacing w:after="160" w:line="259" w:lineRule="auto"/>
        <w:rPr>
          <w:rFonts w:eastAsiaTheme="minorEastAsia"/>
        </w:rPr>
      </w:pPr>
      <w:r>
        <w:rPr>
          <w:rFonts w:eastAsiaTheme="minorEastAsia"/>
        </w:rPr>
        <w:t>Commentary…</w:t>
      </w:r>
    </w:p>
    <w:p w14:paraId="15EADA9D" w14:textId="77777777" w:rsidR="00AF663F" w:rsidRDefault="00DA20B7">
      <w:pPr>
        <w:spacing w:after="160" w:line="259" w:lineRule="auto"/>
        <w:rPr>
          <w:rFonts w:eastAsiaTheme="minorEastAsia"/>
        </w:rPr>
      </w:pPr>
      <w:r>
        <w:rPr>
          <w:rFonts w:eastAsiaTheme="minorEastAsia"/>
        </w:rPr>
        <w:t xml:space="preserve">Looking at the time series fits for the </w:t>
      </w:r>
      <w:r>
        <w:rPr>
          <w:rFonts w:eastAsiaTheme="minorEastAsia"/>
          <w:i/>
        </w:rPr>
        <w:t>expansion</w:t>
      </w:r>
      <w:r>
        <w:rPr>
          <w:rFonts w:eastAsiaTheme="minorEastAsia"/>
        </w:rPr>
        <w:t xml:space="preserve"> and </w:t>
      </w:r>
      <w:r>
        <w:rPr>
          <w:rFonts w:eastAsiaTheme="minorEastAsia"/>
          <w:i/>
        </w:rPr>
        <w:t>contraction</w:t>
      </w:r>
      <w:r>
        <w:rPr>
          <w:rFonts w:eastAsiaTheme="minorEastAsia"/>
        </w:rPr>
        <w:t xml:space="preserve"> scenarios the fit is actually not too bad when the sampling coverage still covers a </w:t>
      </w:r>
      <w:r w:rsidR="00AF663F">
        <w:rPr>
          <w:rFonts w:eastAsiaTheme="minorEastAsia"/>
        </w:rPr>
        <w:t>decent portion of the simulation region. I need to do some more work to identify the inflection point between proportion of region sampled and reasonable model fit…</w:t>
      </w:r>
    </w:p>
    <w:p w14:paraId="6DD16C35" w14:textId="77777777" w:rsidR="00AF663F" w:rsidRDefault="00AF663F">
      <w:pPr>
        <w:spacing w:after="160" w:line="259" w:lineRule="auto"/>
        <w:rPr>
          <w:rFonts w:eastAsiaTheme="minorEastAsia"/>
        </w:rPr>
      </w:pPr>
      <w:commentRangeStart w:id="440"/>
      <w:r>
        <w:rPr>
          <w:rFonts w:eastAsiaTheme="minorEastAsia"/>
        </w:rPr>
        <w:t>Overall it didn’t look like adding in the SVC made much of a difference, though I haven’t looked to closely at how it impacts the variance estimates</w:t>
      </w:r>
      <w:commentRangeEnd w:id="440"/>
      <w:r w:rsidR="00553B07">
        <w:rPr>
          <w:rStyle w:val="CommentReference"/>
        </w:rPr>
        <w:commentReference w:id="440"/>
      </w:r>
    </w:p>
    <w:p w14:paraId="16312FC8" w14:textId="77777777" w:rsidR="00AF663F" w:rsidRDefault="00AF663F">
      <w:pPr>
        <w:spacing w:after="160" w:line="259" w:lineRule="auto"/>
        <w:rPr>
          <w:rFonts w:eastAsiaTheme="minorEastAsia"/>
        </w:rPr>
      </w:pPr>
      <w:r>
        <w:rPr>
          <w:rFonts w:eastAsiaTheme="minorEastAsia"/>
        </w:rPr>
        <w:t xml:space="preserve">When the spatial coverage isn’t too bad </w:t>
      </w:r>
      <w:r w:rsidR="007379FA">
        <w:rPr>
          <w:rFonts w:eastAsiaTheme="minorEastAsia"/>
        </w:rPr>
        <w:t xml:space="preserve">the </w:t>
      </w:r>
      <w:r>
        <w:rPr>
          <w:rFonts w:eastAsiaTheme="minorEastAsia"/>
        </w:rPr>
        <w:t xml:space="preserve">models are able to estimate catchability changes over time </w:t>
      </w:r>
    </w:p>
    <w:p w14:paraId="7802CF50" w14:textId="77777777" w:rsidR="00AF663F" w:rsidRDefault="00AF663F">
      <w:pPr>
        <w:spacing w:after="160" w:line="259" w:lineRule="auto"/>
        <w:rPr>
          <w:rFonts w:eastAsiaTheme="minorEastAsia"/>
        </w:rPr>
      </w:pPr>
      <w:r>
        <w:rPr>
          <w:rFonts w:eastAsiaTheme="minorEastAsia"/>
        </w:rPr>
        <w:t>Figures</w:t>
      </w:r>
    </w:p>
    <w:p w14:paraId="1ED83117" w14:textId="77777777" w:rsidR="00AF663F" w:rsidRDefault="00AF663F">
      <w:pPr>
        <w:spacing w:after="160" w:line="259" w:lineRule="auto"/>
        <w:rPr>
          <w:rFonts w:eastAsiaTheme="minorEastAsia"/>
        </w:rPr>
      </w:pPr>
      <w:r>
        <w:rPr>
          <w:rFonts w:eastAsiaTheme="minorEastAsia"/>
        </w:rPr>
        <w:t xml:space="preserve">Fig.3 – Time series fits under the </w:t>
      </w:r>
      <w:r>
        <w:rPr>
          <w:rFonts w:eastAsiaTheme="minorEastAsia"/>
          <w:i/>
        </w:rPr>
        <w:t>No</w:t>
      </w:r>
      <w:r>
        <w:rPr>
          <w:rFonts w:eastAsiaTheme="minorEastAsia"/>
        </w:rPr>
        <w:t xml:space="preserve"> </w:t>
      </w:r>
      <w:r>
        <w:rPr>
          <w:rFonts w:eastAsiaTheme="minorEastAsia"/>
          <w:i/>
        </w:rPr>
        <w:t>Catchability</w:t>
      </w:r>
      <w:r>
        <w:rPr>
          <w:rFonts w:eastAsiaTheme="minorEastAsia"/>
        </w:rPr>
        <w:t xml:space="preserve"> scenario for the </w:t>
      </w:r>
      <w:r>
        <w:rPr>
          <w:rFonts w:eastAsiaTheme="minorEastAsia"/>
          <w:i/>
        </w:rPr>
        <w:t>NoEnviro</w:t>
      </w:r>
      <w:r>
        <w:rPr>
          <w:rFonts w:eastAsiaTheme="minorEastAsia"/>
        </w:rPr>
        <w:t xml:space="preserve"> model</w:t>
      </w:r>
    </w:p>
    <w:p w14:paraId="66E0111A" w14:textId="77777777" w:rsidR="00AF663F" w:rsidRDefault="00AF663F">
      <w:pPr>
        <w:spacing w:after="160" w:line="259" w:lineRule="auto"/>
        <w:rPr>
          <w:rFonts w:eastAsiaTheme="minorEastAsia"/>
        </w:rPr>
      </w:pPr>
      <w:r>
        <w:rPr>
          <w:rFonts w:eastAsiaTheme="minorEastAsia"/>
        </w:rPr>
        <w:t xml:space="preserve">Fig.4 – Time series fits under the </w:t>
      </w:r>
      <w:r>
        <w:rPr>
          <w:rFonts w:eastAsiaTheme="minorEastAsia"/>
          <w:i/>
        </w:rPr>
        <w:t>Catchability</w:t>
      </w:r>
      <w:r>
        <w:rPr>
          <w:rFonts w:eastAsiaTheme="minorEastAsia"/>
        </w:rPr>
        <w:t xml:space="preserve"> scenario for the </w:t>
      </w:r>
      <w:r>
        <w:rPr>
          <w:rFonts w:eastAsiaTheme="minorEastAsia"/>
          <w:i/>
        </w:rPr>
        <w:t>NoEnviro</w:t>
      </w:r>
      <w:r>
        <w:rPr>
          <w:rFonts w:eastAsiaTheme="minorEastAsia"/>
        </w:rPr>
        <w:t xml:space="preserve"> model </w:t>
      </w:r>
    </w:p>
    <w:p w14:paraId="3CFCF2CE" w14:textId="77777777" w:rsidR="00AF663F" w:rsidRDefault="00AF663F">
      <w:pPr>
        <w:spacing w:after="160" w:line="259" w:lineRule="auto"/>
        <w:rPr>
          <w:rFonts w:eastAsiaTheme="minorEastAsia"/>
        </w:rPr>
      </w:pPr>
      <w:r>
        <w:rPr>
          <w:rFonts w:eastAsiaTheme="minorEastAsia"/>
        </w:rPr>
        <w:t xml:space="preserve">For the following figures the numbers above the boxes are the sample sizes. I had a number of models fail due to remote computing issues, however in general it appeared that the SVC models tended to fail at a higher rate due to </w:t>
      </w:r>
      <w:r w:rsidR="00F22E3F">
        <w:rPr>
          <w:rFonts w:eastAsiaTheme="minorEastAsia"/>
        </w:rPr>
        <w:t xml:space="preserve">singularities in the estimation. </w:t>
      </w:r>
      <w:commentRangeStart w:id="441"/>
      <w:r w:rsidR="00F22E3F">
        <w:rPr>
          <w:rFonts w:eastAsiaTheme="minorEastAsia"/>
        </w:rPr>
        <w:t xml:space="preserve">Probably one of the random effects too close to zero? </w:t>
      </w:r>
      <w:commentRangeEnd w:id="441"/>
      <w:r w:rsidR="005D3393">
        <w:rPr>
          <w:rStyle w:val="CommentReference"/>
        </w:rPr>
        <w:commentReference w:id="441"/>
      </w:r>
    </w:p>
    <w:p w14:paraId="4EFB92F0" w14:textId="77777777" w:rsidR="00AF663F" w:rsidRDefault="00AF663F">
      <w:pPr>
        <w:spacing w:after="160" w:line="259" w:lineRule="auto"/>
        <w:rPr>
          <w:rFonts w:eastAsiaTheme="minorEastAsia"/>
        </w:rPr>
      </w:pPr>
      <w:r>
        <w:rPr>
          <w:rFonts w:eastAsiaTheme="minorEastAsia"/>
        </w:rPr>
        <w:t xml:space="preserve">Fig. 5 &amp; 6 – bias coefficient for </w:t>
      </w:r>
      <w:r w:rsidRPr="00AF663F">
        <w:rPr>
          <w:rFonts w:eastAsiaTheme="minorEastAsia"/>
          <w:i/>
        </w:rPr>
        <w:t>No Catchability</w:t>
      </w:r>
      <w:r>
        <w:rPr>
          <w:rFonts w:eastAsiaTheme="minorEastAsia"/>
        </w:rPr>
        <w:t xml:space="preserve"> &amp; </w:t>
      </w:r>
      <w:r w:rsidRPr="00AF663F">
        <w:rPr>
          <w:rFonts w:eastAsiaTheme="minorEastAsia"/>
          <w:i/>
        </w:rPr>
        <w:t>Catchability</w:t>
      </w:r>
    </w:p>
    <w:p w14:paraId="2440F3AE" w14:textId="77777777" w:rsidR="00AF663F" w:rsidRDefault="00AF663F">
      <w:pPr>
        <w:spacing w:after="160" w:line="259" w:lineRule="auto"/>
        <w:rPr>
          <w:rFonts w:eastAsiaTheme="minorEastAsia"/>
        </w:rPr>
      </w:pPr>
      <w:r>
        <w:rPr>
          <w:rFonts w:eastAsiaTheme="minorEastAsia"/>
        </w:rPr>
        <w:t xml:space="preserve">Fig. 7 &amp; 8 – RMSE for </w:t>
      </w:r>
      <w:r w:rsidRPr="00AF663F">
        <w:rPr>
          <w:rFonts w:eastAsiaTheme="minorEastAsia"/>
          <w:i/>
        </w:rPr>
        <w:t>No Catchability</w:t>
      </w:r>
      <w:r>
        <w:rPr>
          <w:rFonts w:eastAsiaTheme="minorEastAsia"/>
        </w:rPr>
        <w:t xml:space="preserve"> &amp; </w:t>
      </w:r>
      <w:r w:rsidRPr="00AF663F">
        <w:rPr>
          <w:rFonts w:eastAsiaTheme="minorEastAsia"/>
          <w:i/>
        </w:rPr>
        <w:t>Catchability</w:t>
      </w:r>
      <w:r>
        <w:rPr>
          <w:rFonts w:eastAsiaTheme="minorEastAsia"/>
        </w:rPr>
        <w:t xml:space="preserve"> </w:t>
      </w:r>
    </w:p>
    <w:p w14:paraId="419DA3E0" w14:textId="77777777" w:rsidR="00F26312" w:rsidRDefault="00AF663F">
      <w:pPr>
        <w:spacing w:after="160" w:line="259" w:lineRule="auto"/>
        <w:rPr>
          <w:ins w:id="442" w:author="Arnaud" w:date="2020-02-16T16:40:00Z"/>
          <w:rFonts w:eastAsiaTheme="minorEastAsia"/>
        </w:rPr>
      </w:pPr>
      <w:commentRangeStart w:id="443"/>
      <w:commentRangeStart w:id="444"/>
      <w:r>
        <w:rPr>
          <w:rFonts w:eastAsiaTheme="minorEastAsia"/>
        </w:rPr>
        <w:t xml:space="preserve">Fig. 9 &amp; 10 – coverage for </w:t>
      </w:r>
      <w:r w:rsidRPr="00AF663F">
        <w:rPr>
          <w:rFonts w:eastAsiaTheme="minorEastAsia"/>
          <w:i/>
        </w:rPr>
        <w:t>No Catchability</w:t>
      </w:r>
      <w:r>
        <w:rPr>
          <w:rFonts w:eastAsiaTheme="minorEastAsia"/>
        </w:rPr>
        <w:t xml:space="preserve"> &amp; </w:t>
      </w:r>
      <w:r w:rsidRPr="00AF663F">
        <w:rPr>
          <w:rFonts w:eastAsiaTheme="minorEastAsia"/>
          <w:i/>
        </w:rPr>
        <w:t>Catchability</w:t>
      </w:r>
      <w:r>
        <w:rPr>
          <w:rFonts w:eastAsiaTheme="minorEastAsia"/>
        </w:rPr>
        <w:t xml:space="preserve"> </w:t>
      </w:r>
      <w:commentRangeEnd w:id="443"/>
      <w:r w:rsidR="004F43D3">
        <w:rPr>
          <w:rStyle w:val="CommentReference"/>
        </w:rPr>
        <w:commentReference w:id="443"/>
      </w:r>
      <w:commentRangeEnd w:id="444"/>
      <w:r w:rsidR="00A05F7B">
        <w:rPr>
          <w:rStyle w:val="CommentReference"/>
        </w:rPr>
        <w:commentReference w:id="444"/>
      </w:r>
    </w:p>
    <w:p w14:paraId="57A496AD" w14:textId="77777777" w:rsidR="00F26312" w:rsidRDefault="00F26312" w:rsidP="00F26312">
      <w:pPr>
        <w:spacing w:after="160" w:line="259" w:lineRule="auto"/>
        <w:rPr>
          <w:ins w:id="445" w:author="Arnaud" w:date="2020-02-16T16:40:00Z"/>
          <w:rFonts w:eastAsiaTheme="minorEastAsia"/>
        </w:rPr>
      </w:pPr>
    </w:p>
    <w:p w14:paraId="60353D91" w14:textId="7742CB0E" w:rsidR="00F26312" w:rsidRDefault="00F26312" w:rsidP="00F26312">
      <w:pPr>
        <w:spacing w:after="160" w:line="259" w:lineRule="auto"/>
        <w:rPr>
          <w:ins w:id="446" w:author="Arnaud" w:date="2020-02-16T16:40:00Z"/>
          <w:rFonts w:eastAsiaTheme="minorEastAsia"/>
          <w:b/>
          <w:u w:val="single"/>
        </w:rPr>
      </w:pPr>
      <w:ins w:id="447" w:author="Arnaud" w:date="2020-02-16T16:40:00Z">
        <w:r>
          <w:rPr>
            <w:rFonts w:eastAsiaTheme="minorEastAsia"/>
            <w:b/>
            <w:u w:val="single"/>
          </w:rPr>
          <w:t>Discussion</w:t>
        </w:r>
      </w:ins>
    </w:p>
    <w:p w14:paraId="70BCBCCE" w14:textId="0DF73024" w:rsidR="00830199" w:rsidRDefault="00830199">
      <w:pPr>
        <w:spacing w:after="160" w:line="259" w:lineRule="auto"/>
        <w:rPr>
          <w:ins w:id="448" w:author="Arnaud" w:date="2020-02-16T16:41:00Z"/>
          <w:rFonts w:eastAsiaTheme="minorEastAsia"/>
        </w:rPr>
      </w:pPr>
      <w:ins w:id="449" w:author="Arnaud" w:date="2020-02-16T16:42:00Z">
        <w:r>
          <w:rPr>
            <w:rFonts w:eastAsiaTheme="minorEastAsia"/>
          </w:rPr>
          <w:t>[…]</w:t>
        </w:r>
      </w:ins>
    </w:p>
    <w:p w14:paraId="6AD122AA" w14:textId="0DDACF55" w:rsidR="00E82E87" w:rsidRDefault="00F26312">
      <w:pPr>
        <w:spacing w:after="160" w:line="259" w:lineRule="auto"/>
        <w:ind w:firstLine="720"/>
        <w:rPr>
          <w:rFonts w:eastAsiaTheme="minorEastAsia"/>
        </w:rPr>
        <w:pPrChange w:id="450" w:author="Arnaud" w:date="2020-02-16T17:24:00Z">
          <w:pPr>
            <w:spacing w:after="160" w:line="259" w:lineRule="auto"/>
          </w:pPr>
        </w:pPrChange>
      </w:pPr>
      <w:ins w:id="451" w:author="Arnaud" w:date="2020-02-16T16:41:00Z">
        <w:r>
          <w:rPr>
            <w:rFonts w:eastAsiaTheme="minorEastAsia"/>
          </w:rPr>
          <w:t>Fisher</w:t>
        </w:r>
      </w:ins>
      <w:ins w:id="452" w:author="Arnaud" w:date="2020-02-16T16:49:00Z">
        <w:r w:rsidR="005812B5">
          <w:rPr>
            <w:rFonts w:eastAsiaTheme="minorEastAsia"/>
          </w:rPr>
          <w:t xml:space="preserve">ies </w:t>
        </w:r>
      </w:ins>
      <w:ins w:id="453" w:author="Arnaud" w:date="2020-02-16T16:41:00Z">
        <w:r>
          <w:rPr>
            <w:rFonts w:eastAsiaTheme="minorEastAsia"/>
          </w:rPr>
          <w:t xml:space="preserve">dependent data are typically spatially imbalanced, as fishers </w:t>
        </w:r>
      </w:ins>
      <w:ins w:id="454" w:author="Arnaud" w:date="2020-02-16T16:46:00Z">
        <w:r w:rsidR="005812B5">
          <w:rPr>
            <w:rFonts w:eastAsiaTheme="minorEastAsia"/>
          </w:rPr>
          <w:t>usually target rather than randomly sample fish populations (</w:t>
        </w:r>
      </w:ins>
      <w:commentRangeStart w:id="455"/>
      <w:ins w:id="456" w:author="Arnaud" w:date="2020-02-16T16:53:00Z">
        <w:r w:rsidR="00A00232">
          <w:rPr>
            <w:rFonts w:eastAsiaTheme="minorEastAsia"/>
          </w:rPr>
          <w:t>Walters, 2003</w:t>
        </w:r>
      </w:ins>
      <w:commentRangeEnd w:id="455"/>
      <w:ins w:id="457" w:author="Arnaud" w:date="2020-02-16T16:54:00Z">
        <w:r w:rsidR="00282415">
          <w:rPr>
            <w:rStyle w:val="CommentReference"/>
          </w:rPr>
          <w:commentReference w:id="455"/>
        </w:r>
      </w:ins>
      <w:ins w:id="458" w:author="Arnaud" w:date="2020-02-16T16:53:00Z">
        <w:r w:rsidR="00A00232">
          <w:rPr>
            <w:rFonts w:eastAsiaTheme="minorEastAsia"/>
          </w:rPr>
          <w:t xml:space="preserve">; </w:t>
        </w:r>
        <w:commentRangeStart w:id="459"/>
        <w:r w:rsidR="00A00232">
          <w:rPr>
            <w:rFonts w:eastAsiaTheme="minorEastAsia"/>
          </w:rPr>
          <w:t>Maunder and Punt, 2004</w:t>
        </w:r>
      </w:ins>
      <w:commentRangeEnd w:id="459"/>
      <w:ins w:id="460" w:author="Arnaud" w:date="2020-02-16T16:54:00Z">
        <w:r w:rsidR="0018634C">
          <w:rPr>
            <w:rStyle w:val="CommentReference"/>
          </w:rPr>
          <w:commentReference w:id="459"/>
        </w:r>
      </w:ins>
      <w:ins w:id="461" w:author="Arnaud" w:date="2020-02-16T16:53:00Z">
        <w:r w:rsidR="00A00232">
          <w:rPr>
            <w:rFonts w:eastAsiaTheme="minorEastAsia"/>
          </w:rPr>
          <w:t xml:space="preserve">; </w:t>
        </w:r>
        <w:commentRangeStart w:id="462"/>
        <w:r w:rsidR="00A00232">
          <w:rPr>
            <w:rFonts w:eastAsiaTheme="minorEastAsia"/>
          </w:rPr>
          <w:t>Lynch et al., 2012</w:t>
        </w:r>
      </w:ins>
      <w:commentRangeEnd w:id="462"/>
      <w:ins w:id="463" w:author="Arnaud" w:date="2020-02-16T16:54:00Z">
        <w:r w:rsidR="00DE664B">
          <w:rPr>
            <w:rStyle w:val="CommentReference"/>
          </w:rPr>
          <w:commentReference w:id="462"/>
        </w:r>
      </w:ins>
      <w:ins w:id="464" w:author="Arnaud" w:date="2020-02-16T16:46:00Z">
        <w:r w:rsidR="005812B5">
          <w:rPr>
            <w:rFonts w:eastAsiaTheme="minorEastAsia"/>
          </w:rPr>
          <w:t xml:space="preserve">). </w:t>
        </w:r>
      </w:ins>
      <w:ins w:id="465" w:author="Arnaud" w:date="2020-02-16T16:47:00Z">
        <w:r w:rsidR="005812B5">
          <w:rPr>
            <w:rFonts w:eastAsiaTheme="minorEastAsia"/>
          </w:rPr>
          <w:t>In this context, caution is</w:t>
        </w:r>
      </w:ins>
      <w:ins w:id="466" w:author="Arnaud" w:date="2020-02-16T16:48:00Z">
        <w:r w:rsidR="005812B5">
          <w:rPr>
            <w:rFonts w:eastAsiaTheme="minorEastAsia"/>
          </w:rPr>
          <w:t xml:space="preserve"> warranted as regards the specificat</w:t>
        </w:r>
      </w:ins>
      <w:ins w:id="467" w:author="Arnaud" w:date="2020-02-16T16:49:00Z">
        <w:r w:rsidR="005812B5">
          <w:rPr>
            <w:rFonts w:eastAsiaTheme="minorEastAsia"/>
          </w:rPr>
          <w:t>ions of spatio-temporal models fitted to fisheries</w:t>
        </w:r>
      </w:ins>
      <w:ins w:id="468" w:author="Arnaud" w:date="2020-02-16T16:47:00Z">
        <w:r w:rsidR="005812B5">
          <w:rPr>
            <w:rFonts w:eastAsiaTheme="minorEastAsia"/>
          </w:rPr>
          <w:t xml:space="preserve"> </w:t>
        </w:r>
      </w:ins>
      <w:ins w:id="469" w:author="Arnaud" w:date="2020-02-16T16:49:00Z">
        <w:r w:rsidR="005812B5">
          <w:rPr>
            <w:rFonts w:eastAsiaTheme="minorEastAsia"/>
          </w:rPr>
          <w:t xml:space="preserve">dependent data. One </w:t>
        </w:r>
      </w:ins>
      <w:ins w:id="470" w:author="Arnaud" w:date="2020-02-16T16:50:00Z">
        <w:r w:rsidR="005812B5">
          <w:rPr>
            <w:rFonts w:eastAsiaTheme="minorEastAsia"/>
          </w:rPr>
          <w:t xml:space="preserve">primary means of dealing with spatially imbalanced fisheries dependent data is to allocate the “knots” </w:t>
        </w:r>
      </w:ins>
      <w:ins w:id="471" w:author="Arnaud" w:date="2020-02-16T16:58:00Z">
        <w:r w:rsidR="00D90FE0">
          <w:rPr>
            <w:rFonts w:eastAsiaTheme="minorEastAsia"/>
          </w:rPr>
          <w:t xml:space="preserve">for </w:t>
        </w:r>
      </w:ins>
      <w:ins w:id="472" w:author="Arnaud" w:date="2020-02-16T16:51:00Z">
        <w:r w:rsidR="005812B5">
          <w:rPr>
            <w:rFonts w:eastAsiaTheme="minorEastAsia"/>
          </w:rPr>
          <w:t>approximat</w:t>
        </w:r>
      </w:ins>
      <w:ins w:id="473" w:author="Arnaud" w:date="2020-02-16T16:59:00Z">
        <w:r w:rsidR="00D90FE0">
          <w:rPr>
            <w:rFonts w:eastAsiaTheme="minorEastAsia"/>
          </w:rPr>
          <w:t xml:space="preserve">ing </w:t>
        </w:r>
      </w:ins>
      <w:ins w:id="474" w:author="Arnaud" w:date="2020-02-16T16:51:00Z">
        <w:r w:rsidR="005812B5">
          <w:rPr>
            <w:rFonts w:eastAsiaTheme="minorEastAsia"/>
          </w:rPr>
          <w:t>spatial and spatio-temporal variation terms uniformly over space using a predefined spatial grid</w:t>
        </w:r>
      </w:ins>
      <w:ins w:id="475" w:author="Arnaud" w:date="2020-02-16T16:52:00Z">
        <w:r w:rsidR="005812B5">
          <w:rPr>
            <w:rFonts w:eastAsiaTheme="minorEastAsia"/>
          </w:rPr>
          <w:t xml:space="preserve">, </w:t>
        </w:r>
      </w:ins>
      <w:ins w:id="476" w:author="Arnaud" w:date="2020-02-16T16:51:00Z">
        <w:r w:rsidR="005812B5">
          <w:rPr>
            <w:rFonts w:eastAsiaTheme="minorEastAsia"/>
          </w:rPr>
          <w:t xml:space="preserve">rather than based </w:t>
        </w:r>
      </w:ins>
      <w:ins w:id="477" w:author="Arnaud" w:date="2020-02-16T16:55:00Z">
        <w:r w:rsidR="00EF15C8">
          <w:rPr>
            <w:rFonts w:eastAsiaTheme="minorEastAsia"/>
          </w:rPr>
          <w:t>on fishing int</w:t>
        </w:r>
      </w:ins>
      <w:ins w:id="478" w:author="Arnaud" w:date="2020-02-16T16:56:00Z">
        <w:r w:rsidR="00EF15C8">
          <w:rPr>
            <w:rFonts w:eastAsiaTheme="minorEastAsia"/>
          </w:rPr>
          <w:t xml:space="preserve">ensity using a </w:t>
        </w:r>
        <w:r w:rsidR="00EF15C8" w:rsidRPr="00150A58">
          <w:rPr>
            <w:rFonts w:eastAsiaTheme="minorEastAsia"/>
            <w:i/>
            <w:iCs/>
            <w:rPrChange w:id="479" w:author="Arnaud" w:date="2020-02-16T16:56:00Z">
              <w:rPr>
                <w:rFonts w:eastAsiaTheme="minorEastAsia"/>
              </w:rPr>
            </w:rPrChange>
          </w:rPr>
          <w:t>k</w:t>
        </w:r>
        <w:r w:rsidR="00EF15C8">
          <w:rPr>
            <w:rFonts w:eastAsiaTheme="minorEastAsia"/>
          </w:rPr>
          <w:t>-means algorithm (Grüss et al., 2019).</w:t>
        </w:r>
        <w:r w:rsidR="00150A58">
          <w:rPr>
            <w:rFonts w:eastAsiaTheme="minorEastAsia"/>
          </w:rPr>
          <w:t xml:space="preserve"> </w:t>
        </w:r>
      </w:ins>
      <w:ins w:id="480" w:author="Arnaud" w:date="2020-02-16T17:26:00Z">
        <w:r w:rsidR="004E545E">
          <w:rPr>
            <w:rFonts w:eastAsiaTheme="minorEastAsia"/>
          </w:rPr>
          <w:t>This is what we did in the present study</w:t>
        </w:r>
      </w:ins>
      <w:ins w:id="481" w:author="Arnaud" w:date="2020-02-16T16:57:00Z">
        <w:r w:rsidR="00150A58">
          <w:rPr>
            <w:rFonts w:eastAsiaTheme="minorEastAsia"/>
          </w:rPr>
          <w:t xml:space="preserve">. </w:t>
        </w:r>
      </w:ins>
      <w:ins w:id="482" w:author="Arnaud" w:date="2020-02-16T16:59:00Z">
        <w:r w:rsidR="00D90FE0">
          <w:rPr>
            <w:rFonts w:eastAsiaTheme="minorEastAsia"/>
          </w:rPr>
          <w:t xml:space="preserve">Additional means of dealing with spatially imbalanced fisheries dependent data are the use of </w:t>
        </w:r>
      </w:ins>
      <w:ins w:id="483" w:author="Arnaud" w:date="2020-02-16T17:00:00Z">
        <w:r w:rsidR="00D90FE0">
          <w:rPr>
            <w:rFonts w:eastAsiaTheme="minorEastAsia"/>
          </w:rPr>
          <w:t>“</w:t>
        </w:r>
      </w:ins>
      <w:ins w:id="484" w:author="Arnaud" w:date="2020-02-16T16:59:00Z">
        <w:r w:rsidR="00D90FE0">
          <w:rPr>
            <w:rFonts w:eastAsiaTheme="minorEastAsia"/>
          </w:rPr>
          <w:t xml:space="preserve">bias-correction </w:t>
        </w:r>
      </w:ins>
      <w:ins w:id="485" w:author="Arnaud" w:date="2020-02-16T17:18:00Z">
        <w:r w:rsidR="008431D8">
          <w:rPr>
            <w:rFonts w:eastAsiaTheme="minorEastAsia"/>
          </w:rPr>
          <w:t>estimator</w:t>
        </w:r>
      </w:ins>
      <w:ins w:id="486" w:author="Arnaud" w:date="2020-02-16T17:00:00Z">
        <w:r w:rsidR="00D90FE0">
          <w:rPr>
            <w:rFonts w:eastAsiaTheme="minorEastAsia"/>
          </w:rPr>
          <w:t>” (</w:t>
        </w:r>
        <w:commentRangeStart w:id="487"/>
        <w:r w:rsidR="00D90FE0">
          <w:rPr>
            <w:rFonts w:eastAsiaTheme="minorEastAsia"/>
          </w:rPr>
          <w:t>Thorson and Kristensen, 2016</w:t>
        </w:r>
      </w:ins>
      <w:commentRangeEnd w:id="487"/>
      <w:ins w:id="488" w:author="Arnaud" w:date="2020-02-16T17:25:00Z">
        <w:r w:rsidR="00700AA7">
          <w:rPr>
            <w:rStyle w:val="CommentReference"/>
          </w:rPr>
          <w:commentReference w:id="487"/>
        </w:r>
      </w:ins>
      <w:ins w:id="489" w:author="Arnaud" w:date="2020-02-16T17:00:00Z">
        <w:r w:rsidR="00D90FE0">
          <w:rPr>
            <w:rFonts w:eastAsiaTheme="minorEastAsia"/>
          </w:rPr>
          <w:t xml:space="preserve">), and </w:t>
        </w:r>
      </w:ins>
      <w:ins w:id="490" w:author="Arnaud" w:date="2020-02-16T17:01:00Z">
        <w:r w:rsidR="00D90FE0">
          <w:t>employing a first-order autoregressive structure across time for the spatio-temporal variation terms</w:t>
        </w:r>
        <w:r w:rsidR="00D90FE0">
          <w:rPr>
            <w:rFonts w:eastAsiaTheme="minorEastAsia"/>
          </w:rPr>
          <w:t xml:space="preserve"> (</w:t>
        </w:r>
        <w:commentRangeStart w:id="491"/>
        <w:r w:rsidR="00D90FE0">
          <w:rPr>
            <w:rFonts w:eastAsiaTheme="minorEastAsia"/>
          </w:rPr>
          <w:t>Thorson, 2019</w:t>
        </w:r>
      </w:ins>
      <w:commentRangeEnd w:id="491"/>
      <w:ins w:id="492" w:author="Arnaud" w:date="2020-02-16T18:43:00Z">
        <w:r w:rsidR="00E52E29">
          <w:rPr>
            <w:rFonts w:eastAsiaTheme="minorEastAsia"/>
          </w:rPr>
          <w:t>a</w:t>
        </w:r>
      </w:ins>
      <w:ins w:id="493" w:author="Arnaud" w:date="2020-02-16T17:24:00Z">
        <w:r w:rsidR="00085F1F">
          <w:rPr>
            <w:rStyle w:val="CommentReference"/>
          </w:rPr>
          <w:commentReference w:id="491"/>
        </w:r>
      </w:ins>
      <w:ins w:id="494" w:author="Arnaud" w:date="2020-02-16T17:01:00Z">
        <w:r w:rsidR="00D90FE0">
          <w:rPr>
            <w:rFonts w:eastAsiaTheme="minorEastAsia"/>
          </w:rPr>
          <w:t xml:space="preserve">). </w:t>
        </w:r>
      </w:ins>
      <w:ins w:id="495" w:author="Arnaud" w:date="2020-02-16T17:03:00Z">
        <w:r w:rsidR="00D90FE0">
          <w:rPr>
            <w:rFonts w:eastAsiaTheme="minorEastAsia"/>
          </w:rPr>
          <w:t>The</w:t>
        </w:r>
      </w:ins>
      <w:ins w:id="496" w:author="Arnaud" w:date="2020-02-16T17:04:00Z">
        <w:r w:rsidR="00D90FE0">
          <w:rPr>
            <w:rFonts w:eastAsiaTheme="minorEastAsia"/>
          </w:rPr>
          <w:t xml:space="preserve"> very</w:t>
        </w:r>
      </w:ins>
      <w:ins w:id="497" w:author="Arnaud" w:date="2020-02-16T17:02:00Z">
        <w:r w:rsidR="00D90FE0">
          <w:rPr>
            <w:rFonts w:eastAsiaTheme="minorEastAsia"/>
          </w:rPr>
          <w:t xml:space="preserve"> large number of data points </w:t>
        </w:r>
      </w:ins>
      <w:ins w:id="498" w:author="Arnaud" w:date="2020-02-16T17:04:00Z">
        <w:r w:rsidR="00D90FE0">
          <w:rPr>
            <w:rFonts w:eastAsiaTheme="minorEastAsia"/>
          </w:rPr>
          <w:t xml:space="preserve">and scenarios </w:t>
        </w:r>
      </w:ins>
      <w:ins w:id="499" w:author="Arnaud" w:date="2020-02-16T17:06:00Z">
        <w:r w:rsidR="00625105">
          <w:rPr>
            <w:rFonts w:eastAsiaTheme="minorEastAsia"/>
          </w:rPr>
          <w:t>handled</w:t>
        </w:r>
      </w:ins>
      <w:ins w:id="500" w:author="Arnaud" w:date="2020-02-16T17:03:00Z">
        <w:r w:rsidR="00D90FE0">
          <w:rPr>
            <w:rFonts w:eastAsiaTheme="minorEastAsia"/>
          </w:rPr>
          <w:t xml:space="preserve"> in the present study precluded us from implementing these two additional options</w:t>
        </w:r>
      </w:ins>
      <w:ins w:id="501" w:author="Arnaud" w:date="2020-02-16T17:04:00Z">
        <w:r w:rsidR="00D90FE0">
          <w:rPr>
            <w:rFonts w:eastAsiaTheme="minorEastAsia"/>
          </w:rPr>
          <w:t xml:space="preserve"> within</w:t>
        </w:r>
      </w:ins>
      <w:ins w:id="502" w:author="Arnaud" w:date="2020-02-16T17:05:00Z">
        <w:r w:rsidR="00D90FE0">
          <w:rPr>
            <w:rFonts w:eastAsiaTheme="minorEastAsia"/>
          </w:rPr>
          <w:t xml:space="preserve"> reasonable computation time</w:t>
        </w:r>
      </w:ins>
      <w:ins w:id="503" w:author="Arnaud" w:date="2020-02-16T17:03:00Z">
        <w:r w:rsidR="00D90FE0">
          <w:rPr>
            <w:rFonts w:eastAsiaTheme="minorEastAsia"/>
          </w:rPr>
          <w:t xml:space="preserve">, </w:t>
        </w:r>
      </w:ins>
      <w:ins w:id="504" w:author="Arnaud" w:date="2020-02-16T17:04:00Z">
        <w:r w:rsidR="00D90FE0">
          <w:rPr>
            <w:rFonts w:eastAsiaTheme="minorEastAsia"/>
          </w:rPr>
          <w:t xml:space="preserve">but we recommend that future studies </w:t>
        </w:r>
      </w:ins>
      <w:ins w:id="505" w:author="Arnaud" w:date="2020-02-16T17:05:00Z">
        <w:r w:rsidR="00D90FE0">
          <w:rPr>
            <w:rFonts w:eastAsiaTheme="minorEastAsia"/>
          </w:rPr>
          <w:t xml:space="preserve">working with smaller datasets </w:t>
        </w:r>
      </w:ins>
      <w:ins w:id="506" w:author="Arnaud" w:date="2020-02-16T17:07:00Z">
        <w:r w:rsidR="00625105">
          <w:rPr>
            <w:rFonts w:eastAsiaTheme="minorEastAsia"/>
          </w:rPr>
          <w:t>consider</w:t>
        </w:r>
      </w:ins>
      <w:ins w:id="507" w:author="Arnaud" w:date="2020-02-16T17:05:00Z">
        <w:r w:rsidR="00D90FE0">
          <w:rPr>
            <w:rFonts w:eastAsiaTheme="minorEastAsia"/>
          </w:rPr>
          <w:t xml:space="preserve"> them.</w:t>
        </w:r>
      </w:ins>
      <w:ins w:id="508" w:author="Arnaud" w:date="2020-02-16T17:03:00Z">
        <w:r w:rsidR="00D90FE0">
          <w:rPr>
            <w:rFonts w:eastAsiaTheme="minorEastAsia"/>
          </w:rPr>
          <w:t xml:space="preserve"> </w:t>
        </w:r>
      </w:ins>
      <w:ins w:id="509" w:author="Arnaud" w:date="2020-02-16T17:18:00Z">
        <w:r w:rsidR="008431D8">
          <w:rPr>
            <w:rFonts w:eastAsiaTheme="minorEastAsia"/>
          </w:rPr>
          <w:t xml:space="preserve">The bias-correction estimator developed in Thorson and </w:t>
        </w:r>
        <w:r w:rsidR="008431D8">
          <w:rPr>
            <w:rFonts w:eastAsiaTheme="minorEastAsia"/>
          </w:rPr>
          <w:lastRenderedPageBreak/>
          <w:t>Kristensen (2016)</w:t>
        </w:r>
      </w:ins>
      <w:ins w:id="510" w:author="Arnaud" w:date="2020-02-16T17:02:00Z">
        <w:r w:rsidR="00D90FE0">
          <w:rPr>
            <w:rFonts w:eastAsiaTheme="minorEastAsia"/>
          </w:rPr>
          <w:t xml:space="preserve"> </w:t>
        </w:r>
      </w:ins>
      <w:ins w:id="511" w:author="Arnaud" w:date="2020-02-16T17:18:00Z">
        <w:r w:rsidR="008431D8">
          <w:rPr>
            <w:rFonts w:eastAsia="Times New Roman"/>
            <w:lang w:val="en-US" w:eastAsia="fr-FR"/>
          </w:rPr>
          <w:t xml:space="preserve">is useful to correct for the “retransformation bias” when </w:t>
        </w:r>
      </w:ins>
      <w:ins w:id="512" w:author="Arnaud" w:date="2020-02-16T17:19:00Z">
        <w:r w:rsidR="006A5653">
          <w:rPr>
            <w:rFonts w:eastAsia="Times New Roman"/>
            <w:lang w:val="en-US" w:eastAsia="fr-FR"/>
          </w:rPr>
          <w:t xml:space="preserve">one predicts a </w:t>
        </w:r>
      </w:ins>
      <w:ins w:id="513" w:author="Arnaud" w:date="2020-02-16T17:18:00Z">
        <w:r w:rsidR="008431D8">
          <w:rPr>
            <w:rFonts w:eastAsia="Times New Roman"/>
            <w:lang w:val="en-US" w:eastAsia="fr-FR"/>
          </w:rPr>
          <w:t xml:space="preserve">derived quantity </w:t>
        </w:r>
      </w:ins>
      <w:ins w:id="514" w:author="Arnaud" w:date="2020-02-16T17:19:00Z">
        <w:r w:rsidR="008431D8">
          <w:rPr>
            <w:rFonts w:eastAsia="Times New Roman"/>
            <w:lang w:val="en-US" w:eastAsia="fr-FR"/>
          </w:rPr>
          <w:t xml:space="preserve">that involves </w:t>
        </w:r>
      </w:ins>
      <w:ins w:id="515" w:author="Arnaud" w:date="2020-02-16T17:18:00Z">
        <w:r w:rsidR="008431D8">
          <w:rPr>
            <w:rFonts w:eastAsia="Times New Roman"/>
            <w:lang w:val="en-US" w:eastAsia="fr-FR"/>
          </w:rPr>
          <w:t xml:space="preserve">a non-linear transformation of </w:t>
        </w:r>
      </w:ins>
      <w:ins w:id="516" w:author="Arnaud" w:date="2020-02-16T17:19:00Z">
        <w:r w:rsidR="008431D8">
          <w:rPr>
            <w:rFonts w:eastAsia="Times New Roman"/>
            <w:lang w:val="en-US" w:eastAsia="fr-FR"/>
          </w:rPr>
          <w:t xml:space="preserve">the </w:t>
        </w:r>
      </w:ins>
      <w:ins w:id="517" w:author="Arnaud" w:date="2020-02-16T17:18:00Z">
        <w:r w:rsidR="008431D8">
          <w:rPr>
            <w:rFonts w:eastAsia="Times New Roman"/>
            <w:lang w:val="en-US" w:eastAsia="fr-FR"/>
          </w:rPr>
          <w:t>random effects</w:t>
        </w:r>
      </w:ins>
      <w:ins w:id="518" w:author="Arnaud" w:date="2020-02-16T17:20:00Z">
        <w:r w:rsidR="006A5653">
          <w:rPr>
            <w:rFonts w:eastAsia="Times New Roman"/>
            <w:lang w:val="en-US" w:eastAsia="fr-FR"/>
          </w:rPr>
          <w:t xml:space="preserve">. A first-order autoregressive </w:t>
        </w:r>
        <w:r w:rsidR="006A5653">
          <w:t>structure across time for the spatio-temporal variation terms</w:t>
        </w:r>
      </w:ins>
      <w:ins w:id="519" w:author="Arnaud" w:date="2020-02-16T17:21:00Z">
        <w:r w:rsidR="006A5653">
          <w:t xml:space="preserve"> allows for the </w:t>
        </w:r>
      </w:ins>
      <w:ins w:id="520" w:author="Arnaud" w:date="2020-02-16T17:22:00Z">
        <w:r w:rsidR="006A5653">
          <w:t xml:space="preserve">estimation of abundance in unfished areas based on predicted </w:t>
        </w:r>
      </w:ins>
      <w:ins w:id="521" w:author="Arnaud" w:date="2020-02-16T17:23:00Z">
        <w:r w:rsidR="006A5653">
          <w:t xml:space="preserve">abundance for these areas in </w:t>
        </w:r>
      </w:ins>
      <w:ins w:id="522" w:author="Arnaud" w:date="2020-02-16T17:29:00Z">
        <w:r w:rsidR="00A46012">
          <w:t xml:space="preserve">adjacent </w:t>
        </w:r>
      </w:ins>
      <w:ins w:id="523" w:author="Arnaud" w:date="2020-02-16T17:23:00Z">
        <w:r w:rsidR="006A5653">
          <w:t xml:space="preserve">years rather than based on a long-term predicted </w:t>
        </w:r>
      </w:ins>
      <w:ins w:id="524" w:author="Arnaud" w:date="2020-02-16T17:24:00Z">
        <w:r w:rsidR="00B50350">
          <w:t xml:space="preserve">average </w:t>
        </w:r>
      </w:ins>
      <w:ins w:id="525" w:author="Arnaud" w:date="2020-02-16T17:23:00Z">
        <w:r w:rsidR="006A5653">
          <w:t xml:space="preserve">abundance for these areas </w:t>
        </w:r>
      </w:ins>
      <w:ins w:id="526" w:author="Arnaud" w:date="2020-02-16T17:22:00Z">
        <w:r w:rsidR="006A5653">
          <w:rPr>
            <w:rFonts w:eastAsiaTheme="minorEastAsia"/>
          </w:rPr>
          <w:t>(Thorson, 2019).</w:t>
        </w:r>
      </w:ins>
      <w:r w:rsidR="00E82E87">
        <w:rPr>
          <w:rFonts w:eastAsiaTheme="minorEastAsia"/>
        </w:rPr>
        <w:br w:type="page"/>
      </w:r>
    </w:p>
    <w:p w14:paraId="742BC665" w14:textId="77777777" w:rsidR="005A3D68" w:rsidRPr="00C77BAA" w:rsidRDefault="005A3D68" w:rsidP="00141AEC">
      <w:pPr>
        <w:pStyle w:val="NoSpacing"/>
        <w:jc w:val="both"/>
        <w:rPr>
          <w:rFonts w:eastAsiaTheme="minorEastAsia"/>
        </w:rPr>
      </w:pPr>
    </w:p>
    <w:p w14:paraId="4E670D99" w14:textId="77777777" w:rsidR="005D565A" w:rsidRDefault="00743286" w:rsidP="00BF064C">
      <w:pPr>
        <w:pStyle w:val="NoSpacing"/>
        <w:keepNext/>
        <w:jc w:val="both"/>
      </w:pPr>
      <w:r>
        <w:pict w14:anchorId="03201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552pt">
            <v:imagedata r:id="rId8" o:title="sim"/>
          </v:shape>
        </w:pict>
      </w:r>
    </w:p>
    <w:p w14:paraId="628178A0" w14:textId="3DF22985" w:rsidR="0001651F" w:rsidRDefault="005D565A" w:rsidP="00BF064C">
      <w:pPr>
        <w:pStyle w:val="Caption"/>
        <w:jc w:val="both"/>
        <w:rPr>
          <w:i w:val="0"/>
        </w:rPr>
      </w:pPr>
      <w:bookmarkStart w:id="527" w:name="Figure1"/>
      <w:r>
        <w:t xml:space="preserve">Figure </w:t>
      </w:r>
      <w:r w:rsidR="00743286">
        <w:fldChar w:fldCharType="begin"/>
      </w:r>
      <w:r w:rsidR="00743286">
        <w:instrText xml:space="preserve"> SEQ Figure \* ARABIC </w:instrText>
      </w:r>
      <w:r w:rsidR="00743286">
        <w:fldChar w:fldCharType="separate"/>
      </w:r>
      <w:r w:rsidR="00AF663F">
        <w:rPr>
          <w:noProof/>
        </w:rPr>
        <w:t>1</w:t>
      </w:r>
      <w:r w:rsidR="00743286">
        <w:rPr>
          <w:noProof/>
        </w:rPr>
        <w:fldChar w:fldCharType="end"/>
      </w:r>
      <w:bookmarkEnd w:id="527"/>
      <w:r>
        <w:rPr>
          <w:i w:val="0"/>
        </w:rPr>
        <w:t xml:space="preserve"> Top left: Simulated spatial distribution of skipjack abundance </w:t>
      </w:r>
      <m:oMath>
        <m:sSub>
          <m:sSubPr>
            <m:ctrlPr>
              <w:rPr>
                <w:rFonts w:ascii="Cambria Math" w:hAnsi="Cambria Math"/>
                <w:i w:val="0"/>
              </w:rPr>
            </m:ctrlPr>
          </m:sSubPr>
          <m:e>
            <m:r>
              <w:rPr>
                <w:rFonts w:ascii="Cambria Math" w:hAnsi="Cambria Math"/>
              </w:rPr>
              <m:t>A</m:t>
            </m:r>
          </m:e>
          <m:sub>
            <m:r>
              <w:rPr>
                <w:rFonts w:ascii="Cambria Math" w:hAnsi="Cambria Math"/>
              </w:rPr>
              <m:t>x,t</m:t>
            </m:r>
          </m:sub>
        </m:sSub>
      </m:oMath>
      <w:r>
        <w:rPr>
          <w:rFonts w:eastAsiaTheme="minorEastAsia"/>
          <w:i w:val="0"/>
        </w:rPr>
        <w:t xml:space="preserve"> in the first time period. Warmer colors indicate greater levels of abundance</w:t>
      </w:r>
      <w:r w:rsidR="00DB44D5">
        <w:rPr>
          <w:rFonts w:eastAsiaTheme="minorEastAsia"/>
          <w:i w:val="0"/>
        </w:rPr>
        <w:t xml:space="preserve"> around the equatorial region</w:t>
      </w:r>
      <w:r>
        <w:rPr>
          <w:rFonts w:eastAsiaTheme="minorEastAsia"/>
          <w:i w:val="0"/>
        </w:rPr>
        <w:t xml:space="preserve">. The eight spatial regions of the 2019 WCPFC skipjack stock assessment are shown for reference.  Top right: Simulated snapshot of the distribution of effort under the </w:t>
      </w:r>
      <w:r w:rsidRPr="005D565A">
        <w:rPr>
          <w:rFonts w:eastAsiaTheme="minorEastAsia"/>
        </w:rPr>
        <w:t>preferential</w:t>
      </w:r>
      <w:r>
        <w:rPr>
          <w:rFonts w:eastAsiaTheme="minorEastAsia"/>
          <w:i w:val="0"/>
        </w:rPr>
        <w:t xml:space="preserve"> effort pattern</w:t>
      </w:r>
      <w:r w:rsidR="001A75C0">
        <w:rPr>
          <w:rFonts w:eastAsiaTheme="minorEastAsia"/>
          <w:i w:val="0"/>
        </w:rPr>
        <w:t xml:space="preserve">. Darker, more opaque blues indicate a greater density of effort. This corresponds to greater sampling in areas of higher skipjack abundance. Center left: The effort distribution under the </w:t>
      </w:r>
      <w:r w:rsidR="001A75C0" w:rsidRPr="001A75C0">
        <w:rPr>
          <w:rFonts w:eastAsiaTheme="minorEastAsia"/>
        </w:rPr>
        <w:t>fixed</w:t>
      </w:r>
      <w:r w:rsidR="001A75C0">
        <w:rPr>
          <w:rFonts w:eastAsiaTheme="minorEastAsia"/>
          <w:i w:val="0"/>
        </w:rPr>
        <w:t xml:space="preserve"> spatial closure scenario. In the </w:t>
      </w:r>
      <w:del w:id="528" w:author="Arnaud" w:date="2020-02-16T21:44:00Z">
        <w:r w:rsidR="001A75C0" w:rsidDel="00B94C77">
          <w:rPr>
            <w:rFonts w:eastAsiaTheme="minorEastAsia"/>
            <w:i w:val="0"/>
          </w:rPr>
          <w:delText>3</w:delText>
        </w:r>
        <w:r w:rsidR="001A75C0" w:rsidRPr="001A75C0" w:rsidDel="00B94C77">
          <w:rPr>
            <w:rFonts w:eastAsiaTheme="minorEastAsia"/>
            <w:i w:val="0"/>
            <w:vertAlign w:val="superscript"/>
          </w:rPr>
          <w:delText>rd</w:delText>
        </w:r>
        <w:r w:rsidR="001A75C0" w:rsidDel="00B94C77">
          <w:rPr>
            <w:rFonts w:eastAsiaTheme="minorEastAsia"/>
            <w:i w:val="0"/>
          </w:rPr>
          <w:delText xml:space="preserve"> </w:delText>
        </w:r>
      </w:del>
      <w:ins w:id="529" w:author="Arnaud" w:date="2020-02-16T21:44:00Z">
        <w:r w:rsidR="00B94C77">
          <w:rPr>
            <w:rFonts w:eastAsiaTheme="minorEastAsia"/>
            <w:i w:val="0"/>
          </w:rPr>
          <w:t xml:space="preserve">third </w:t>
        </w:r>
      </w:ins>
      <w:r w:rsidR="001A75C0">
        <w:rPr>
          <w:rFonts w:eastAsiaTheme="minorEastAsia"/>
          <w:i w:val="0"/>
        </w:rPr>
        <w:t>quarter of the year no fishing takes place south of 20</w:t>
      </w:r>
      <w:r w:rsidR="001A75C0">
        <w:t xml:space="preserve">° </w:t>
      </w:r>
      <w:r w:rsidR="001A75C0">
        <w:rPr>
          <w:i w:val="0"/>
        </w:rPr>
        <w:t xml:space="preserve">N. Center right: The effort distribution under the </w:t>
      </w:r>
      <w:r w:rsidR="001A75C0">
        <w:t>rotating</w:t>
      </w:r>
      <w:r w:rsidR="001A75C0">
        <w:rPr>
          <w:i w:val="0"/>
        </w:rPr>
        <w:t xml:space="preserve"> spatial closure scenario. In this scenario, quadrants of the spatial sampling frame are sequentially closed to fishing in each quarter of the year. Bottom left: Schematic indicating the approximate distances from Japan of locations within the spatial extent of the simulation. Bottom right: The maximum distance from Japan fished under the </w:t>
      </w:r>
      <w:r w:rsidR="001A75C0">
        <w:t>contraction</w:t>
      </w:r>
      <w:r w:rsidR="001A75C0">
        <w:rPr>
          <w:i w:val="0"/>
        </w:rPr>
        <w:t xml:space="preserve"> (blue) and </w:t>
      </w:r>
      <w:r w:rsidR="001A75C0">
        <w:t>expansion</w:t>
      </w:r>
      <w:r w:rsidR="001A75C0">
        <w:rPr>
          <w:i w:val="0"/>
        </w:rPr>
        <w:t xml:space="preserve"> (red) effort patterns in each time step of the simulation. The solid line indicates the median maximum distance for each effort pattern across all 100 replicates while the shaded region shows the 80</w:t>
      </w:r>
      <w:r w:rsidR="001A75C0" w:rsidRPr="001A75C0">
        <w:rPr>
          <w:i w:val="0"/>
          <w:vertAlign w:val="superscript"/>
        </w:rPr>
        <w:t>th</w:t>
      </w:r>
      <w:r w:rsidR="001A75C0">
        <w:rPr>
          <w:i w:val="0"/>
        </w:rPr>
        <w:t xml:space="preserve"> percentile across the replicates. The horizontal lines correspond to the distances depicted in the Bottom left panel.</w:t>
      </w:r>
    </w:p>
    <w:p w14:paraId="1BFD8E5C" w14:textId="77777777" w:rsidR="0001651F" w:rsidRDefault="0001651F">
      <w:pPr>
        <w:spacing w:after="160" w:line="259" w:lineRule="auto"/>
        <w:rPr>
          <w:iCs/>
          <w:color w:val="44546A" w:themeColor="text2"/>
          <w:sz w:val="18"/>
          <w:szCs w:val="18"/>
        </w:rPr>
      </w:pPr>
      <w:r>
        <w:rPr>
          <w:i/>
        </w:rPr>
        <w:lastRenderedPageBreak/>
        <w:br w:type="page"/>
      </w:r>
    </w:p>
    <w:p w14:paraId="694B190A" w14:textId="77777777" w:rsidR="0001651F" w:rsidRDefault="0001651F" w:rsidP="0001651F">
      <w:pPr>
        <w:pStyle w:val="Caption"/>
        <w:keepNext/>
        <w:jc w:val="both"/>
      </w:pPr>
      <w:commentRangeStart w:id="530"/>
      <w:r>
        <w:rPr>
          <w:i w:val="0"/>
          <w:noProof/>
        </w:rPr>
        <w:lastRenderedPageBreak/>
        <w:drawing>
          <wp:inline distT="0" distB="0" distL="0" distR="0" wp14:anchorId="00D2E158" wp14:editId="351BAADD">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ssel.catchabil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commentRangeEnd w:id="530"/>
      <w:r w:rsidR="00A47DD6">
        <w:rPr>
          <w:rStyle w:val="CommentReference"/>
          <w:i w:val="0"/>
          <w:iCs w:val="0"/>
          <w:color w:val="auto"/>
        </w:rPr>
        <w:commentReference w:id="530"/>
      </w:r>
    </w:p>
    <w:p w14:paraId="010C88A0" w14:textId="186007AF" w:rsidR="005D565A" w:rsidRDefault="0001651F" w:rsidP="0001651F">
      <w:pPr>
        <w:pStyle w:val="Caption"/>
        <w:jc w:val="both"/>
        <w:rPr>
          <w:i w:val="0"/>
        </w:rPr>
      </w:pPr>
      <w:bookmarkStart w:id="531" w:name="Figure2"/>
      <w:r>
        <w:t xml:space="preserve">Figure </w:t>
      </w:r>
      <w:r w:rsidR="00743286">
        <w:fldChar w:fldCharType="begin"/>
      </w:r>
      <w:r w:rsidR="00743286">
        <w:instrText xml:space="preserve"> SEQ Figure \* ARABIC </w:instrText>
      </w:r>
      <w:r w:rsidR="00743286">
        <w:fldChar w:fldCharType="separate"/>
      </w:r>
      <w:r w:rsidR="00AF663F">
        <w:rPr>
          <w:noProof/>
        </w:rPr>
        <w:t>2</w:t>
      </w:r>
      <w:r w:rsidR="00743286">
        <w:rPr>
          <w:noProof/>
        </w:rPr>
        <w:fldChar w:fldCharType="end"/>
      </w:r>
      <w:bookmarkEnd w:id="531"/>
      <w:r>
        <w:rPr>
          <w:i w:val="0"/>
        </w:rPr>
        <w:t xml:space="preserve"> Top: Example of simulated fleet composition over time</w:t>
      </w:r>
      <w:r w:rsidR="004516D7">
        <w:rPr>
          <w:i w:val="0"/>
        </w:rPr>
        <w:t xml:space="preserve">. Red dotted lines indicate </w:t>
      </w:r>
      <w:ins w:id="532" w:author="Arnaud" w:date="2020-02-16T21:45:00Z">
        <w:r w:rsidR="00333DD7">
          <w:rPr>
            <w:i w:val="0"/>
          </w:rPr>
          <w:t>offs</w:t>
        </w:r>
      </w:ins>
      <w:ins w:id="533" w:author="Arnaud" w:date="2020-02-16T21:46:00Z">
        <w:r w:rsidR="00333DD7">
          <w:rPr>
            <w:i w:val="0"/>
          </w:rPr>
          <w:t>hore (</w:t>
        </w:r>
      </w:ins>
      <w:r w:rsidR="004516D7">
        <w:t>OS</w:t>
      </w:r>
      <w:del w:id="534" w:author="Arnaud" w:date="2020-02-16T21:46:00Z">
        <w:r w:rsidR="004516D7" w:rsidDel="00333DD7">
          <w:rPr>
            <w:i w:val="0"/>
          </w:rPr>
          <w:delText xml:space="preserve"> </w:delText>
        </w:r>
      </w:del>
      <w:ins w:id="535" w:author="Arnaud" w:date="2020-02-16T21:46:00Z">
        <w:r w:rsidR="00333DD7">
          <w:rPr>
            <w:i w:val="0"/>
          </w:rPr>
          <w:t xml:space="preserve">) </w:t>
        </w:r>
      </w:ins>
      <w:r w:rsidR="004516D7">
        <w:rPr>
          <w:i w:val="0"/>
        </w:rPr>
        <w:t>vessels and blue solid lines indicate</w:t>
      </w:r>
      <w:ins w:id="536" w:author="Arnaud" w:date="2020-02-16T21:46:00Z">
        <w:r w:rsidR="00333DD7">
          <w:rPr>
            <w:i w:val="0"/>
          </w:rPr>
          <w:t xml:space="preserve"> distant water (</w:t>
        </w:r>
        <w:r w:rsidR="00333DD7">
          <w:t>DW</w:t>
        </w:r>
        <w:r w:rsidR="00333DD7">
          <w:rPr>
            <w:i w:val="0"/>
          </w:rPr>
          <w:t>)</w:t>
        </w:r>
      </w:ins>
      <w:del w:id="537" w:author="Arnaud" w:date="2020-02-16T21:46:00Z">
        <w:r w:rsidR="004516D7" w:rsidDel="00333DD7">
          <w:rPr>
            <w:i w:val="0"/>
          </w:rPr>
          <w:delText xml:space="preserve"> </w:delText>
        </w:r>
        <w:r w:rsidR="004516D7" w:rsidDel="00333DD7">
          <w:delText>DW</w:delText>
        </w:r>
        <w:r w:rsidR="004516D7" w:rsidDel="00333DD7">
          <w:rPr>
            <w:i w:val="0"/>
          </w:rPr>
          <w:delText xml:space="preserve"> </w:delText>
        </w:r>
      </w:del>
      <w:ins w:id="538" w:author="Arnaud" w:date="2020-02-16T21:46:00Z">
        <w:r w:rsidR="00333DD7">
          <w:rPr>
            <w:i w:val="0"/>
          </w:rPr>
          <w:t xml:space="preserve"> </w:t>
        </w:r>
      </w:ins>
      <w:r w:rsidR="004516D7">
        <w:rPr>
          <w:i w:val="0"/>
        </w:rPr>
        <w:t xml:space="preserve">vessels. Dark blue indicates a DW vessel with a higher catchability effect. The start and end of each line indicates the activity period for unique vessels. The thickness of the line is an indication of the vessel effect, thicker lines indicate greater catchability effects. The gray polygon gives the number of unique vessels active in the fishery over time. Bottom left: The cumulative distribution of the number of poles fished with the color indicating the corresponding vessel class. Red </w:t>
      </w:r>
      <w:r w:rsidR="004516D7">
        <w:t>OS</w:t>
      </w:r>
      <w:r w:rsidR="004516D7">
        <w:rPr>
          <w:i w:val="0"/>
        </w:rPr>
        <w:t xml:space="preserve"> and blue </w:t>
      </w:r>
      <w:r w:rsidR="004516D7">
        <w:t>DW</w:t>
      </w:r>
      <w:r w:rsidR="004516D7">
        <w:rPr>
          <w:i w:val="0"/>
        </w:rPr>
        <w:t>. Bottom right: The interactive effect on catchability of vessel class and number of poles fished.</w:t>
      </w:r>
    </w:p>
    <w:p w14:paraId="58E21C7E" w14:textId="77777777" w:rsidR="00AF663F" w:rsidRDefault="00AF663F" w:rsidP="00AF663F"/>
    <w:p w14:paraId="756BFAB8" w14:textId="77777777" w:rsidR="00AF663F" w:rsidRDefault="00AF663F">
      <w:pPr>
        <w:spacing w:after="160" w:line="259" w:lineRule="auto"/>
      </w:pPr>
      <w:r>
        <w:br w:type="page"/>
      </w:r>
    </w:p>
    <w:p w14:paraId="4A7E4E31" w14:textId="77777777" w:rsidR="00AF663F" w:rsidRDefault="00743286" w:rsidP="00AF663F">
      <w:pPr>
        <w:keepNext/>
      </w:pPr>
      <w:r>
        <w:lastRenderedPageBreak/>
        <w:pict w14:anchorId="0176AC1C">
          <v:shape id="_x0000_i1026" type="#_x0000_t75" style="width:451.5pt;height:300.75pt">
            <v:imagedata r:id="rId10" o:title="ts"/>
          </v:shape>
        </w:pict>
      </w:r>
    </w:p>
    <w:p w14:paraId="6A8A96A0" w14:textId="77777777" w:rsidR="00AF663F" w:rsidRDefault="00AF663F" w:rsidP="00AF663F">
      <w:pPr>
        <w:pStyle w:val="Caption"/>
      </w:pPr>
      <w:r>
        <w:t xml:space="preserve">Figure </w:t>
      </w:r>
      <w:r w:rsidR="00743286">
        <w:fldChar w:fldCharType="begin"/>
      </w:r>
      <w:r w:rsidR="00743286">
        <w:instrText xml:space="preserve"> SEQ Figure \* ARABIC </w:instrText>
      </w:r>
      <w:r w:rsidR="00743286">
        <w:fldChar w:fldCharType="separate"/>
      </w:r>
      <w:r>
        <w:rPr>
          <w:noProof/>
        </w:rPr>
        <w:t>3</w:t>
      </w:r>
      <w:r w:rsidR="00743286">
        <w:rPr>
          <w:noProof/>
        </w:rPr>
        <w:fldChar w:fldCharType="end"/>
      </w:r>
    </w:p>
    <w:p w14:paraId="61C15662" w14:textId="77777777" w:rsidR="00AF663F" w:rsidRDefault="00743286" w:rsidP="00AF663F">
      <w:pPr>
        <w:keepNext/>
      </w:pPr>
      <w:r>
        <w:pict w14:anchorId="40B56DF9">
          <v:shape id="_x0000_i1027" type="#_x0000_t75" style="width:451.5pt;height:300.75pt">
            <v:imagedata r:id="rId11" o:title="ts"/>
          </v:shape>
        </w:pict>
      </w:r>
    </w:p>
    <w:p w14:paraId="511BDAC5" w14:textId="77777777" w:rsidR="00AF663F" w:rsidRDefault="00AF663F" w:rsidP="00AF663F">
      <w:pPr>
        <w:pStyle w:val="Caption"/>
      </w:pPr>
      <w:r>
        <w:t xml:space="preserve">Figure </w:t>
      </w:r>
      <w:r w:rsidR="00743286">
        <w:fldChar w:fldCharType="begin"/>
      </w:r>
      <w:r w:rsidR="00743286">
        <w:instrText xml:space="preserve"> SEQ Figure \* ARABIC </w:instrText>
      </w:r>
      <w:r w:rsidR="00743286">
        <w:fldChar w:fldCharType="separate"/>
      </w:r>
      <w:r>
        <w:rPr>
          <w:noProof/>
        </w:rPr>
        <w:t>4</w:t>
      </w:r>
      <w:r w:rsidR="00743286">
        <w:rPr>
          <w:noProof/>
        </w:rPr>
        <w:fldChar w:fldCharType="end"/>
      </w:r>
    </w:p>
    <w:p w14:paraId="34A4AA5C" w14:textId="77777777" w:rsidR="00AF663F" w:rsidRDefault="00743286" w:rsidP="00AF663F">
      <w:pPr>
        <w:keepNext/>
      </w:pPr>
      <w:r>
        <w:lastRenderedPageBreak/>
        <w:pict w14:anchorId="0B48C9B5">
          <v:shape id="_x0000_i1028" type="#_x0000_t75" style="width:451.5pt;height:451.5pt">
            <v:imagedata r:id="rId12" o:title="bias"/>
          </v:shape>
        </w:pict>
      </w:r>
      <w:commentRangeStart w:id="539"/>
    </w:p>
    <w:p w14:paraId="2C284964" w14:textId="77777777" w:rsidR="00AF663F" w:rsidRDefault="00AF663F" w:rsidP="00AF663F">
      <w:pPr>
        <w:pStyle w:val="Caption"/>
      </w:pPr>
      <w:r>
        <w:t xml:space="preserve">Figure </w:t>
      </w:r>
      <w:r w:rsidR="00743286">
        <w:fldChar w:fldCharType="begin"/>
      </w:r>
      <w:r w:rsidR="00743286">
        <w:instrText xml:space="preserve"> SEQ Figure \* ARABIC </w:instrText>
      </w:r>
      <w:r w:rsidR="00743286">
        <w:fldChar w:fldCharType="separate"/>
      </w:r>
      <w:r>
        <w:rPr>
          <w:noProof/>
        </w:rPr>
        <w:t>5</w:t>
      </w:r>
      <w:r w:rsidR="00743286">
        <w:rPr>
          <w:noProof/>
        </w:rPr>
        <w:fldChar w:fldCharType="end"/>
      </w:r>
      <w:commentRangeEnd w:id="539"/>
      <w:r w:rsidR="006324CC">
        <w:rPr>
          <w:rStyle w:val="CommentReference"/>
          <w:i w:val="0"/>
          <w:iCs w:val="0"/>
          <w:color w:val="auto"/>
        </w:rPr>
        <w:commentReference w:id="539"/>
      </w:r>
    </w:p>
    <w:p w14:paraId="20943D20" w14:textId="77777777" w:rsidR="00AF663F" w:rsidRDefault="00743286" w:rsidP="00AF663F">
      <w:pPr>
        <w:keepNext/>
      </w:pPr>
      <w:r>
        <w:lastRenderedPageBreak/>
        <w:pict w14:anchorId="026EDCBB">
          <v:shape id="_x0000_i1029" type="#_x0000_t75" style="width:451.5pt;height:451.5pt">
            <v:imagedata r:id="rId13" o:title="bias"/>
          </v:shape>
        </w:pict>
      </w:r>
    </w:p>
    <w:p w14:paraId="71F9A626" w14:textId="77777777" w:rsidR="00AF663F" w:rsidRDefault="00AF663F" w:rsidP="00AF663F">
      <w:pPr>
        <w:pStyle w:val="Caption"/>
      </w:pPr>
      <w:r>
        <w:t xml:space="preserve">Figure </w:t>
      </w:r>
      <w:r w:rsidR="00743286">
        <w:fldChar w:fldCharType="begin"/>
      </w:r>
      <w:r w:rsidR="00743286">
        <w:instrText xml:space="preserve"> SEQ Figure \* ARABIC </w:instrText>
      </w:r>
      <w:r w:rsidR="00743286">
        <w:fldChar w:fldCharType="separate"/>
      </w:r>
      <w:r>
        <w:rPr>
          <w:noProof/>
        </w:rPr>
        <w:t>6</w:t>
      </w:r>
      <w:r w:rsidR="00743286">
        <w:rPr>
          <w:noProof/>
        </w:rPr>
        <w:fldChar w:fldCharType="end"/>
      </w:r>
    </w:p>
    <w:p w14:paraId="1168027C" w14:textId="77777777" w:rsidR="00AF663F" w:rsidRDefault="00743286" w:rsidP="00AF663F">
      <w:pPr>
        <w:keepNext/>
      </w:pPr>
      <w:r>
        <w:lastRenderedPageBreak/>
        <w:pict w14:anchorId="72169958">
          <v:shape id="_x0000_i1030" type="#_x0000_t75" style="width:451.5pt;height:451.5pt">
            <v:imagedata r:id="rId14" o:title="rmse"/>
          </v:shape>
        </w:pict>
      </w:r>
    </w:p>
    <w:p w14:paraId="5E33FA21" w14:textId="77777777" w:rsidR="00AF663F" w:rsidRDefault="00AF663F" w:rsidP="00AF663F">
      <w:pPr>
        <w:pStyle w:val="Caption"/>
      </w:pPr>
      <w:r>
        <w:t xml:space="preserve">Figure </w:t>
      </w:r>
      <w:r w:rsidR="00743286">
        <w:fldChar w:fldCharType="begin"/>
      </w:r>
      <w:r w:rsidR="00743286">
        <w:instrText xml:space="preserve"> </w:instrText>
      </w:r>
      <w:r w:rsidR="00743286">
        <w:instrText xml:space="preserve">SEQ Figure \* ARABIC </w:instrText>
      </w:r>
      <w:r w:rsidR="00743286">
        <w:fldChar w:fldCharType="separate"/>
      </w:r>
      <w:r>
        <w:rPr>
          <w:noProof/>
        </w:rPr>
        <w:t>7</w:t>
      </w:r>
      <w:r w:rsidR="00743286">
        <w:rPr>
          <w:noProof/>
        </w:rPr>
        <w:fldChar w:fldCharType="end"/>
      </w:r>
    </w:p>
    <w:p w14:paraId="0B0FAED7" w14:textId="77777777" w:rsidR="00AF663F" w:rsidRDefault="00743286" w:rsidP="00AF663F">
      <w:pPr>
        <w:keepNext/>
      </w:pPr>
      <w:r>
        <w:lastRenderedPageBreak/>
        <w:pict w14:anchorId="6805B3A3">
          <v:shape id="_x0000_i1031" type="#_x0000_t75" style="width:451.5pt;height:451.5pt">
            <v:imagedata r:id="rId15" o:title="rmse"/>
          </v:shape>
        </w:pict>
      </w:r>
    </w:p>
    <w:p w14:paraId="73B32254" w14:textId="77777777" w:rsidR="00AF663F" w:rsidRDefault="00AF663F" w:rsidP="00AF663F">
      <w:pPr>
        <w:pStyle w:val="Caption"/>
      </w:pPr>
      <w:r>
        <w:t xml:space="preserve">Figure </w:t>
      </w:r>
      <w:r w:rsidR="00743286">
        <w:fldChar w:fldCharType="begin"/>
      </w:r>
      <w:r w:rsidR="00743286">
        <w:instrText xml:space="preserve"> SEQ Figure \* ARABIC </w:instrText>
      </w:r>
      <w:r w:rsidR="00743286">
        <w:fldChar w:fldCharType="separate"/>
      </w:r>
      <w:r>
        <w:rPr>
          <w:noProof/>
        </w:rPr>
        <w:t>8</w:t>
      </w:r>
      <w:r w:rsidR="00743286">
        <w:rPr>
          <w:noProof/>
        </w:rPr>
        <w:fldChar w:fldCharType="end"/>
      </w:r>
    </w:p>
    <w:p w14:paraId="3A38E182" w14:textId="77777777" w:rsidR="00AF663F" w:rsidRDefault="00743286" w:rsidP="00AF663F">
      <w:pPr>
        <w:keepNext/>
      </w:pPr>
      <w:r>
        <w:lastRenderedPageBreak/>
        <w:pict w14:anchorId="3DC96FEC">
          <v:shape id="_x0000_i1032" type="#_x0000_t75" style="width:451.5pt;height:451.5pt">
            <v:imagedata r:id="rId16" o:title="cover"/>
          </v:shape>
        </w:pict>
      </w:r>
    </w:p>
    <w:p w14:paraId="33300EC5" w14:textId="77777777" w:rsidR="00AF663F" w:rsidRDefault="00AF663F" w:rsidP="00AF663F">
      <w:pPr>
        <w:pStyle w:val="Caption"/>
      </w:pPr>
      <w:r>
        <w:t xml:space="preserve">Figure </w:t>
      </w:r>
      <w:r w:rsidR="00743286">
        <w:fldChar w:fldCharType="begin"/>
      </w:r>
      <w:r w:rsidR="00743286">
        <w:instrText xml:space="preserve"> SEQ Figure \* ARABIC </w:instrText>
      </w:r>
      <w:r w:rsidR="00743286">
        <w:fldChar w:fldCharType="separate"/>
      </w:r>
      <w:r>
        <w:rPr>
          <w:noProof/>
        </w:rPr>
        <w:t>9</w:t>
      </w:r>
      <w:r w:rsidR="00743286">
        <w:rPr>
          <w:noProof/>
        </w:rPr>
        <w:fldChar w:fldCharType="end"/>
      </w:r>
    </w:p>
    <w:p w14:paraId="55B36D89" w14:textId="77777777" w:rsidR="00AF663F" w:rsidRDefault="00743286" w:rsidP="00AF663F">
      <w:pPr>
        <w:keepNext/>
      </w:pPr>
      <w:r>
        <w:lastRenderedPageBreak/>
        <w:pict w14:anchorId="73D7864D">
          <v:shape id="_x0000_i1033" type="#_x0000_t75" style="width:451.5pt;height:451.5pt">
            <v:imagedata r:id="rId17" o:title="cover"/>
          </v:shape>
        </w:pict>
      </w:r>
    </w:p>
    <w:p w14:paraId="5F7E1608" w14:textId="77777777" w:rsidR="00AF663F" w:rsidRPr="00AF663F" w:rsidRDefault="00AF663F" w:rsidP="00AF663F">
      <w:pPr>
        <w:pStyle w:val="Caption"/>
      </w:pPr>
      <w:r>
        <w:t xml:space="preserve">Figure </w:t>
      </w:r>
      <w:r w:rsidR="00743286">
        <w:fldChar w:fldCharType="begin"/>
      </w:r>
      <w:r w:rsidR="00743286">
        <w:instrText xml:space="preserve"> SEQ Figure \* ARABIC </w:instrText>
      </w:r>
      <w:r w:rsidR="00743286">
        <w:fldChar w:fldCharType="separate"/>
      </w:r>
      <w:r>
        <w:rPr>
          <w:noProof/>
        </w:rPr>
        <w:t>10</w:t>
      </w:r>
      <w:r w:rsidR="00743286">
        <w:rPr>
          <w:noProof/>
        </w:rPr>
        <w:fldChar w:fldCharType="end"/>
      </w:r>
    </w:p>
    <w:sectPr w:rsidR="00AF663F" w:rsidRPr="00AF663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James.Thorson" w:date="2020-02-11T10:11:00Z" w:initials="J">
    <w:p w14:paraId="5CD3CCC8" w14:textId="77777777" w:rsidR="000C29C0" w:rsidRDefault="000C29C0">
      <w:pPr>
        <w:pStyle w:val="CommentText"/>
      </w:pPr>
      <w:r>
        <w:rPr>
          <w:rStyle w:val="CommentReference"/>
        </w:rPr>
        <w:annotationRef/>
      </w:r>
      <w:r>
        <w:t>Predict = union of interpolate and  extrapolate IMO</w:t>
      </w:r>
    </w:p>
  </w:comment>
  <w:comment w:id="85" w:author="Arnaud" w:date="2020-02-13T15:53:00Z" w:initials="A">
    <w:p w14:paraId="6AEECC6C" w14:textId="77777777" w:rsidR="000C29C0" w:rsidRDefault="000C29C0">
      <w:pPr>
        <w:pStyle w:val="CommentText"/>
      </w:pPr>
      <w:r>
        <w:rPr>
          <w:rStyle w:val="CommentReference"/>
        </w:rPr>
        <w:annotationRef/>
      </w:r>
      <w:r>
        <w:t>Cite:</w:t>
      </w:r>
    </w:p>
    <w:p w14:paraId="4EC6A05A" w14:textId="49F3DDA4" w:rsidR="000C29C0" w:rsidRPr="00407E7F" w:rsidRDefault="000C29C0" w:rsidP="00407E7F">
      <w:pPr>
        <w:autoSpaceDE w:val="0"/>
        <w:autoSpaceDN w:val="0"/>
        <w:adjustRightInd w:val="0"/>
        <w:rPr>
          <w:rFonts w:ascii="AdvP3E76B0" w:hAnsi="AdvP3E76B0" w:cs="AdvP3E76B0"/>
          <w:sz w:val="17"/>
          <w:szCs w:val="17"/>
          <w:lang w:val="en-US" w:eastAsia="en-US"/>
        </w:rPr>
      </w:pPr>
      <w:r w:rsidRPr="00407E7F">
        <w:rPr>
          <w:rFonts w:ascii="AdvP3E76B0" w:hAnsi="AdvP3E76B0" w:cs="AdvP3E76B0"/>
          <w:sz w:val="17"/>
          <w:szCs w:val="17"/>
          <w:lang w:val="en-US" w:eastAsia="en-US"/>
        </w:rPr>
        <w:t>Lehodey, P., Murtugudde, R., and Senina, I. 2010. Bridging the gap</w:t>
      </w:r>
      <w:r>
        <w:rPr>
          <w:rFonts w:ascii="AdvP3E76B0" w:hAnsi="AdvP3E76B0" w:cs="AdvP3E76B0"/>
          <w:sz w:val="17"/>
          <w:szCs w:val="17"/>
          <w:lang w:val="en-US" w:eastAsia="en-US"/>
        </w:rPr>
        <w:t xml:space="preserve"> </w:t>
      </w:r>
      <w:r w:rsidRPr="00407E7F">
        <w:rPr>
          <w:rFonts w:ascii="AdvP3E76B0" w:hAnsi="AdvP3E76B0" w:cs="AdvP3E76B0"/>
          <w:sz w:val="17"/>
          <w:szCs w:val="17"/>
          <w:lang w:val="en-US" w:eastAsia="en-US"/>
        </w:rPr>
        <w:t>from ocean models to population</w:t>
      </w:r>
      <w:r>
        <w:rPr>
          <w:rFonts w:ascii="AdvP3E76B0" w:hAnsi="AdvP3E76B0" w:cs="AdvP3E76B0"/>
          <w:sz w:val="17"/>
          <w:szCs w:val="17"/>
          <w:lang w:val="en-US" w:eastAsia="en-US"/>
        </w:rPr>
        <w:t xml:space="preserve"> </w:t>
      </w:r>
      <w:r w:rsidRPr="00407E7F">
        <w:rPr>
          <w:rFonts w:ascii="AdvP3E76B0" w:hAnsi="AdvP3E76B0" w:cs="AdvP3E76B0"/>
          <w:sz w:val="17"/>
          <w:szCs w:val="17"/>
          <w:lang w:val="en-US" w:eastAsia="en-US"/>
        </w:rPr>
        <w:t>dynamics of large marine predators:</w:t>
      </w:r>
      <w:r>
        <w:rPr>
          <w:rFonts w:ascii="AdvP3E76B0" w:hAnsi="AdvP3E76B0" w:cs="AdvP3E76B0"/>
          <w:sz w:val="17"/>
          <w:szCs w:val="17"/>
          <w:lang w:val="en-US" w:eastAsia="en-US"/>
        </w:rPr>
        <w:t xml:space="preserve"> </w:t>
      </w:r>
      <w:r w:rsidRPr="00407E7F">
        <w:rPr>
          <w:rFonts w:ascii="AdvP3E76B0" w:hAnsi="AdvP3E76B0" w:cs="AdvP3E76B0"/>
          <w:sz w:val="17"/>
          <w:szCs w:val="17"/>
          <w:lang w:val="en-US" w:eastAsia="en-US"/>
        </w:rPr>
        <w:t>a model of</w:t>
      </w:r>
      <w:r>
        <w:rPr>
          <w:rFonts w:ascii="AdvP3E76B0" w:hAnsi="AdvP3E76B0" w:cs="AdvP3E76B0"/>
          <w:sz w:val="17"/>
          <w:szCs w:val="17"/>
          <w:lang w:val="en-US" w:eastAsia="en-US"/>
        </w:rPr>
        <w:t xml:space="preserve"> </w:t>
      </w:r>
      <w:r w:rsidRPr="00407E7F">
        <w:rPr>
          <w:rFonts w:ascii="AdvP3E76B0" w:hAnsi="AdvP3E76B0" w:cs="AdvP3E76B0"/>
          <w:sz w:val="17"/>
          <w:szCs w:val="17"/>
          <w:lang w:val="en-US" w:eastAsia="en-US"/>
        </w:rPr>
        <w:t>mid-trophic functional groups. Progress in</w:t>
      </w:r>
      <w:r>
        <w:rPr>
          <w:rFonts w:ascii="AdvP3E76B0" w:hAnsi="AdvP3E76B0" w:cs="AdvP3E76B0"/>
          <w:sz w:val="17"/>
          <w:szCs w:val="17"/>
          <w:lang w:val="en-US" w:eastAsia="en-US"/>
        </w:rPr>
        <w:t xml:space="preserve"> </w:t>
      </w:r>
      <w:r w:rsidRPr="00407E7F">
        <w:rPr>
          <w:rFonts w:ascii="AdvP3E76B0" w:hAnsi="AdvP3E76B0" w:cs="AdvP3E76B0"/>
          <w:sz w:val="17"/>
          <w:szCs w:val="17"/>
          <w:lang w:val="en-US" w:eastAsia="en-US"/>
        </w:rPr>
        <w:t>Oceanography, 84: 69–84.</w:t>
      </w:r>
    </w:p>
  </w:comment>
  <w:comment w:id="114" w:author="James.Thorson" w:date="2020-02-11T10:21:00Z" w:initials="J">
    <w:p w14:paraId="48912FA4" w14:textId="4981694C" w:rsidR="000C29C0" w:rsidRDefault="000C29C0">
      <w:pPr>
        <w:pStyle w:val="CommentText"/>
      </w:pPr>
      <w:r>
        <w:rPr>
          <w:rStyle w:val="CommentReference"/>
        </w:rPr>
        <w:annotationRef/>
      </w:r>
      <w:r>
        <w:t>Could be negative?  Why not use a Gamma or something more natural for the positive domain?</w:t>
      </w:r>
    </w:p>
  </w:comment>
  <w:comment w:id="141" w:author="Arnaud" w:date="2020-02-16T16:02:00Z" w:initials="A">
    <w:p w14:paraId="62B06270" w14:textId="65B23AEF" w:rsidR="00AE7018" w:rsidRDefault="001B434D" w:rsidP="00406B94">
      <w:pPr>
        <w:autoSpaceDE w:val="0"/>
        <w:autoSpaceDN w:val="0"/>
        <w:adjustRightInd w:val="0"/>
        <w:rPr>
          <w:sz w:val="17"/>
          <w:szCs w:val="17"/>
          <w:lang w:val="en-US" w:eastAsia="en-US"/>
        </w:rPr>
      </w:pPr>
      <w:r>
        <w:rPr>
          <w:rStyle w:val="CommentReference"/>
        </w:rPr>
        <w:annotationRef/>
      </w:r>
      <w:r w:rsidR="00AE7018">
        <w:rPr>
          <w:sz w:val="17"/>
          <w:szCs w:val="17"/>
          <w:lang w:val="en-US" w:eastAsia="en-US"/>
        </w:rPr>
        <w:t>Here, you can cite:</w:t>
      </w:r>
    </w:p>
    <w:p w14:paraId="018BC176" w14:textId="77777777" w:rsidR="00AE7018" w:rsidRDefault="00AE7018" w:rsidP="00406B94">
      <w:pPr>
        <w:autoSpaceDE w:val="0"/>
        <w:autoSpaceDN w:val="0"/>
        <w:adjustRightInd w:val="0"/>
        <w:rPr>
          <w:sz w:val="17"/>
          <w:szCs w:val="17"/>
          <w:lang w:val="en-US" w:eastAsia="en-US"/>
        </w:rPr>
      </w:pPr>
    </w:p>
    <w:p w14:paraId="4106AADE" w14:textId="3CF373DB" w:rsidR="00406B94" w:rsidRPr="00406B94" w:rsidRDefault="00406B94" w:rsidP="00406B94">
      <w:pPr>
        <w:autoSpaceDE w:val="0"/>
        <w:autoSpaceDN w:val="0"/>
        <w:adjustRightInd w:val="0"/>
        <w:rPr>
          <w:sz w:val="17"/>
          <w:szCs w:val="17"/>
          <w:lang w:val="en-US" w:eastAsia="en-US"/>
        </w:rPr>
      </w:pPr>
      <w:r w:rsidRPr="00406B94">
        <w:rPr>
          <w:sz w:val="17"/>
          <w:szCs w:val="17"/>
          <w:lang w:val="en-US" w:eastAsia="en-US"/>
        </w:rPr>
        <w:t>ALLEN</w:t>
      </w:r>
      <w:r>
        <w:rPr>
          <w:sz w:val="17"/>
          <w:szCs w:val="17"/>
          <w:lang w:val="en-US" w:eastAsia="en-US"/>
        </w:rPr>
        <w:t xml:space="preserve"> P</w:t>
      </w:r>
      <w:r w:rsidRPr="00406B94">
        <w:rPr>
          <w:sz w:val="17"/>
          <w:szCs w:val="17"/>
          <w:lang w:val="en-US" w:eastAsia="en-US"/>
        </w:rPr>
        <w:t xml:space="preserve">. M. </w:t>
      </w:r>
      <w:r w:rsidRPr="00406B94">
        <w:rPr>
          <w:sz w:val="13"/>
          <w:szCs w:val="13"/>
          <w:lang w:val="en-US" w:eastAsia="en-US"/>
        </w:rPr>
        <w:t xml:space="preserve">AND </w:t>
      </w:r>
      <w:r w:rsidRPr="00406B94">
        <w:rPr>
          <w:sz w:val="17"/>
          <w:szCs w:val="17"/>
          <w:lang w:val="en-US" w:eastAsia="en-US"/>
        </w:rPr>
        <w:t>J. M. M</w:t>
      </w:r>
      <w:r>
        <w:rPr>
          <w:sz w:val="17"/>
          <w:szCs w:val="17"/>
          <w:lang w:val="en-US" w:eastAsia="en-US"/>
        </w:rPr>
        <w:t>C</w:t>
      </w:r>
      <w:r w:rsidRPr="00406B94">
        <w:rPr>
          <w:sz w:val="17"/>
          <w:szCs w:val="17"/>
          <w:lang w:val="en-US" w:eastAsia="en-US"/>
        </w:rPr>
        <w:t>GLABE</w:t>
      </w:r>
      <w:r>
        <w:rPr>
          <w:sz w:val="17"/>
          <w:szCs w:val="17"/>
          <w:lang w:val="en-US" w:eastAsia="en-US"/>
        </w:rPr>
        <w:t xml:space="preserve"> </w:t>
      </w:r>
      <w:r w:rsidRPr="00406B94">
        <w:rPr>
          <w:sz w:val="17"/>
          <w:szCs w:val="17"/>
          <w:lang w:val="en-US" w:eastAsia="en-US"/>
        </w:rPr>
        <w:t>1986. Dynamics of discovery and exploitation:</w:t>
      </w:r>
    </w:p>
    <w:p w14:paraId="70C642C0" w14:textId="77777777" w:rsidR="001B434D" w:rsidRDefault="00406B94" w:rsidP="00406B94">
      <w:pPr>
        <w:autoSpaceDE w:val="0"/>
        <w:autoSpaceDN w:val="0"/>
        <w:adjustRightInd w:val="0"/>
        <w:rPr>
          <w:sz w:val="17"/>
          <w:szCs w:val="17"/>
          <w:lang w:val="en-US" w:eastAsia="en-US"/>
        </w:rPr>
      </w:pPr>
      <w:r w:rsidRPr="00406B94">
        <w:rPr>
          <w:sz w:val="17"/>
          <w:szCs w:val="17"/>
          <w:lang w:val="en-US" w:eastAsia="en-US"/>
        </w:rPr>
        <w:t>the case of the scotian shelf groundfish fisheries. Can. J. Fish.</w:t>
      </w:r>
      <w:r>
        <w:rPr>
          <w:sz w:val="17"/>
          <w:szCs w:val="17"/>
          <w:lang w:val="en-US" w:eastAsia="en-US"/>
        </w:rPr>
        <w:t xml:space="preserve"> </w:t>
      </w:r>
      <w:r w:rsidRPr="00406B94">
        <w:rPr>
          <w:sz w:val="17"/>
          <w:szCs w:val="17"/>
          <w:lang w:val="en-US" w:eastAsia="en-US"/>
        </w:rPr>
        <w:t>Aquat. Sci. 43: 1187-1200.</w:t>
      </w:r>
    </w:p>
    <w:p w14:paraId="2BE88CD3" w14:textId="58644441" w:rsidR="00AE7018" w:rsidRDefault="00AE7018" w:rsidP="00406B94">
      <w:pPr>
        <w:autoSpaceDE w:val="0"/>
        <w:autoSpaceDN w:val="0"/>
        <w:adjustRightInd w:val="0"/>
        <w:rPr>
          <w:sz w:val="17"/>
          <w:szCs w:val="17"/>
          <w:lang w:val="en-US" w:eastAsia="en-US"/>
        </w:rPr>
      </w:pPr>
    </w:p>
    <w:p w14:paraId="660A18FD" w14:textId="6520F8BE" w:rsidR="00AE7018" w:rsidRPr="00AE7018" w:rsidRDefault="00AE7018" w:rsidP="00406B94">
      <w:pPr>
        <w:autoSpaceDE w:val="0"/>
        <w:autoSpaceDN w:val="0"/>
        <w:adjustRightInd w:val="0"/>
        <w:rPr>
          <w:rFonts w:ascii="Arial" w:hAnsi="Arial" w:cs="Arial"/>
          <w:sz w:val="17"/>
          <w:szCs w:val="17"/>
          <w:lang w:val="en-US" w:eastAsia="en-US"/>
        </w:rPr>
      </w:pPr>
      <w:r w:rsidRPr="00AE7018">
        <w:rPr>
          <w:rFonts w:ascii="Arial" w:hAnsi="Arial" w:cs="Arial"/>
          <w:sz w:val="17"/>
          <w:szCs w:val="17"/>
          <w:lang w:val="en-US" w:eastAsia="en-US"/>
        </w:rPr>
        <w:t xml:space="preserve">Hilborn, </w:t>
      </w:r>
      <w:r w:rsidRPr="00AE7018">
        <w:rPr>
          <w:rFonts w:ascii="Arial" w:hAnsi="Arial" w:cs="Arial"/>
          <w:b/>
          <w:bCs/>
          <w:sz w:val="18"/>
          <w:szCs w:val="18"/>
          <w:lang w:val="en-US" w:eastAsia="en-US"/>
        </w:rPr>
        <w:t xml:space="preserve">R., </w:t>
      </w:r>
      <w:r w:rsidRPr="00AE7018">
        <w:rPr>
          <w:rFonts w:ascii="Arial" w:hAnsi="Arial" w:cs="Arial"/>
          <w:sz w:val="17"/>
          <w:szCs w:val="17"/>
          <w:lang w:val="en-US" w:eastAsia="en-US"/>
        </w:rPr>
        <w:t xml:space="preserve">and </w:t>
      </w:r>
      <w:r w:rsidRPr="00AE7018">
        <w:rPr>
          <w:rFonts w:ascii="Arial" w:hAnsi="Arial" w:cs="Arial"/>
          <w:i/>
          <w:iCs/>
          <w:sz w:val="17"/>
          <w:szCs w:val="17"/>
          <w:lang w:val="en-US" w:eastAsia="en-US"/>
        </w:rPr>
        <w:t xml:space="preserve">C. </w:t>
      </w:r>
      <w:r w:rsidRPr="00AE7018">
        <w:rPr>
          <w:sz w:val="23"/>
          <w:szCs w:val="23"/>
          <w:lang w:val="en-US" w:eastAsia="en-US"/>
        </w:rPr>
        <w:t xml:space="preserve">I. </w:t>
      </w:r>
      <w:r w:rsidRPr="00AE7018">
        <w:rPr>
          <w:rFonts w:ascii="Arial" w:hAnsi="Arial" w:cs="Arial"/>
          <w:sz w:val="17"/>
          <w:szCs w:val="17"/>
          <w:lang w:val="en-US" w:eastAsia="en-US"/>
        </w:rPr>
        <w:t xml:space="preserve">Walters. </w:t>
      </w:r>
      <w:r w:rsidRPr="00AE7018">
        <w:rPr>
          <w:b/>
          <w:bCs/>
          <w:sz w:val="19"/>
          <w:szCs w:val="19"/>
          <w:lang w:val="en-US" w:eastAsia="en-US"/>
        </w:rPr>
        <w:t xml:space="preserve">1987. </w:t>
      </w:r>
      <w:r w:rsidRPr="00AE7018">
        <w:rPr>
          <w:rFonts w:ascii="Arial" w:hAnsi="Arial" w:cs="Arial"/>
          <w:sz w:val="17"/>
          <w:szCs w:val="17"/>
          <w:lang w:val="en-US" w:eastAsia="en-US"/>
        </w:rPr>
        <w:t>A general model for simulation sf stock and fleet dynamics in spatially</w:t>
      </w:r>
      <w:r>
        <w:rPr>
          <w:rFonts w:ascii="Arial" w:hAnsi="Arial" w:cs="Arial"/>
          <w:sz w:val="17"/>
          <w:szCs w:val="17"/>
          <w:lang w:val="en-US" w:eastAsia="en-US"/>
        </w:rPr>
        <w:t xml:space="preserve"> </w:t>
      </w:r>
      <w:r w:rsidRPr="00AE7018">
        <w:rPr>
          <w:rFonts w:ascii="Arial" w:hAnsi="Arial" w:cs="Arial"/>
          <w:sz w:val="17"/>
          <w:szCs w:val="17"/>
          <w:lang w:val="en-US" w:eastAsia="en-US"/>
        </w:rPr>
        <w:t xml:space="preserve">heterogeneous fisheries. Can. </w:t>
      </w:r>
      <w:r w:rsidRPr="00AE7018">
        <w:rPr>
          <w:sz w:val="22"/>
          <w:szCs w:val="22"/>
          <w:lang w:val="en-US" w:eastAsia="en-US"/>
        </w:rPr>
        <w:t xml:space="preserve">1. </w:t>
      </w:r>
      <w:r w:rsidRPr="00AE7018">
        <w:rPr>
          <w:rFonts w:ascii="Arial" w:hAnsi="Arial" w:cs="Arial"/>
          <w:sz w:val="17"/>
          <w:szCs w:val="17"/>
          <w:lang w:val="en-US" w:eastAsia="en-US"/>
        </w:rPr>
        <w:t xml:space="preserve">Fish. Aquat. </w:t>
      </w:r>
      <w:r w:rsidRPr="00D64C17">
        <w:rPr>
          <w:rFonts w:ascii="Arial" w:hAnsi="Arial" w:cs="Arial"/>
          <w:sz w:val="17"/>
          <w:szCs w:val="17"/>
          <w:lang w:val="en-US" w:eastAsia="en-US"/>
        </w:rPr>
        <w:t xml:space="preserve">Sci. </w:t>
      </w:r>
      <w:r w:rsidRPr="00D64C17">
        <w:rPr>
          <w:rFonts w:ascii="Arial" w:hAnsi="Arial" w:cs="Arial"/>
          <w:sz w:val="18"/>
          <w:szCs w:val="18"/>
          <w:lang w:val="en-US" w:eastAsia="en-US"/>
        </w:rPr>
        <w:t xml:space="preserve">44: </w:t>
      </w:r>
      <w:r w:rsidRPr="00D64C17">
        <w:rPr>
          <w:b/>
          <w:bCs/>
          <w:sz w:val="19"/>
          <w:szCs w:val="19"/>
          <w:lang w:val="en-US" w:eastAsia="en-US"/>
        </w:rPr>
        <w:t>1366-1369</w:t>
      </w:r>
    </w:p>
  </w:comment>
  <w:comment w:id="146" w:author="Arnaud" w:date="2020-02-16T16:22:00Z" w:initials="A">
    <w:p w14:paraId="4C526D9B" w14:textId="77777777" w:rsidR="004C0D87" w:rsidRDefault="004C0D87" w:rsidP="004C0D87">
      <w:pPr>
        <w:autoSpaceDE w:val="0"/>
        <w:autoSpaceDN w:val="0"/>
        <w:adjustRightInd w:val="0"/>
        <w:rPr>
          <w:rFonts w:ascii="AdvPTimes" w:hAnsi="AdvPTimes" w:cs="AdvPTimes"/>
          <w:sz w:val="17"/>
          <w:szCs w:val="17"/>
          <w:lang w:val="en-US" w:eastAsia="en-US"/>
        </w:rPr>
      </w:pPr>
      <w:r>
        <w:rPr>
          <w:rStyle w:val="CommentReference"/>
        </w:rPr>
        <w:annotationRef/>
      </w:r>
      <w:r>
        <w:rPr>
          <w:rFonts w:ascii="AdvPTimes" w:hAnsi="AdvPTimes" w:cs="AdvPTimes"/>
          <w:sz w:val="17"/>
          <w:szCs w:val="17"/>
          <w:lang w:val="en-US" w:eastAsia="en-US"/>
        </w:rPr>
        <w:t>Here you can cite:</w:t>
      </w:r>
    </w:p>
    <w:p w14:paraId="1143ACDA" w14:textId="77777777" w:rsidR="004C0D87" w:rsidRDefault="004C0D87" w:rsidP="004C0D87">
      <w:pPr>
        <w:autoSpaceDE w:val="0"/>
        <w:autoSpaceDN w:val="0"/>
        <w:adjustRightInd w:val="0"/>
        <w:rPr>
          <w:rFonts w:ascii="AdvPTimes" w:hAnsi="AdvPTimes" w:cs="AdvPTimes"/>
          <w:sz w:val="17"/>
          <w:szCs w:val="17"/>
          <w:lang w:val="en-US" w:eastAsia="en-US"/>
        </w:rPr>
      </w:pPr>
    </w:p>
    <w:p w14:paraId="2D9F25FD" w14:textId="6C4ADCFE" w:rsidR="004C0D87" w:rsidRDefault="004C0D87" w:rsidP="004C0D87">
      <w:pPr>
        <w:pStyle w:val="CommentText"/>
      </w:pPr>
      <w:r w:rsidRPr="00105350">
        <w:rPr>
          <w:rFonts w:ascii="AdvPTimes" w:hAnsi="AdvPTimes" w:cs="AdvPTimes"/>
          <w:sz w:val="17"/>
          <w:szCs w:val="17"/>
          <w:lang w:val="en-US" w:eastAsia="en-US"/>
        </w:rPr>
        <w:t xml:space="preserve">Wilen JE (2004) Spatial management of fisheries. </w:t>
      </w:r>
      <w:r w:rsidRPr="003978DE">
        <w:rPr>
          <w:rFonts w:ascii="AdvPTimes" w:hAnsi="AdvPTimes" w:cs="AdvPTimes"/>
          <w:sz w:val="17"/>
          <w:szCs w:val="17"/>
          <w:lang w:val="en-US" w:eastAsia="en-US"/>
        </w:rPr>
        <w:t>Mar Res Econ 19:7–19</w:t>
      </w:r>
    </w:p>
  </w:comment>
  <w:comment w:id="147" w:author="Arnaud" w:date="2020-02-16T16:23:00Z" w:initials="A">
    <w:p w14:paraId="2916F426" w14:textId="1DFDFB1C" w:rsidR="00D42A4D" w:rsidRDefault="00D42A4D" w:rsidP="00D42A4D">
      <w:pPr>
        <w:ind w:left="720" w:hanging="720"/>
      </w:pPr>
      <w:r>
        <w:rPr>
          <w:rStyle w:val="CommentReference"/>
        </w:rPr>
        <w:annotationRef/>
      </w:r>
      <w:r>
        <w:t>Here you can cite:</w:t>
      </w:r>
    </w:p>
    <w:p w14:paraId="3397171F" w14:textId="77777777" w:rsidR="00D42A4D" w:rsidRDefault="00D42A4D" w:rsidP="00D42A4D">
      <w:pPr>
        <w:ind w:left="720" w:hanging="720"/>
      </w:pPr>
    </w:p>
    <w:p w14:paraId="283AF23B" w14:textId="4FC08E11" w:rsidR="00D42A4D" w:rsidRPr="00F97A06" w:rsidRDefault="00D42A4D" w:rsidP="00D42A4D">
      <w:pPr>
        <w:ind w:left="720" w:hanging="720"/>
      </w:pPr>
      <w:r w:rsidRPr="00F97A06">
        <w:t xml:space="preserve">Holland DS (2000) A bioeconomic model of marine sanctuaries on Georges Bank. </w:t>
      </w:r>
      <w:r w:rsidRPr="00F97A06">
        <w:rPr>
          <w:i/>
        </w:rPr>
        <w:t>Canadian Journal of Fisheries and Aquatic Sciences</w:t>
      </w:r>
      <w:r w:rsidRPr="00F97A06">
        <w:t xml:space="preserve"> 57:1307-1319.</w:t>
      </w:r>
    </w:p>
    <w:p w14:paraId="2B115D41" w14:textId="77777777" w:rsidR="00D42A4D" w:rsidRDefault="00D42A4D" w:rsidP="00D42A4D">
      <w:pPr>
        <w:ind w:left="720" w:hanging="720"/>
      </w:pPr>
    </w:p>
    <w:p w14:paraId="16DB650A" w14:textId="5433513E" w:rsidR="00D42A4D" w:rsidRDefault="00D42A4D" w:rsidP="00D42A4D">
      <w:pPr>
        <w:ind w:left="720" w:hanging="720"/>
      </w:pPr>
      <w:r w:rsidRPr="00F97A06">
        <w:t>Smith MD, Wilen JE (2003) Economic impacts of marine reserves: the importance of spatial behavior.</w:t>
      </w:r>
      <w:r w:rsidRPr="00F97A06">
        <w:rPr>
          <w:i/>
        </w:rPr>
        <w:t xml:space="preserve"> Journal of Environmental Economics and Management</w:t>
      </w:r>
      <w:r w:rsidRPr="00F97A06">
        <w:t xml:space="preserve"> 46:183–206.</w:t>
      </w:r>
    </w:p>
  </w:comment>
  <w:comment w:id="179" w:author="James.Thorson" w:date="2020-02-11T10:24:00Z" w:initials="J">
    <w:p w14:paraId="44921A8E" w14:textId="12BF2FA1" w:rsidR="000C29C0" w:rsidRDefault="000C29C0">
      <w:pPr>
        <w:pStyle w:val="CommentText"/>
      </w:pPr>
      <w:r>
        <w:rPr>
          <w:rStyle w:val="CommentReference"/>
        </w:rPr>
        <w:annotationRef/>
      </w:r>
      <w:r>
        <w:t>Marc Mangel has taught me to introduce the concepts prior to the equations, so please consider re-arranging to order as:</w:t>
      </w:r>
    </w:p>
    <w:p w14:paraId="21AD8A22" w14:textId="77777777" w:rsidR="000C29C0" w:rsidRDefault="000C29C0">
      <w:pPr>
        <w:pStyle w:val="CommentText"/>
      </w:pPr>
    </w:p>
    <w:p w14:paraId="11E67E01" w14:textId="77777777" w:rsidR="000C29C0" w:rsidRDefault="000C29C0">
      <w:pPr>
        <w:pStyle w:val="CommentText"/>
      </w:pPr>
      <w:r>
        <w:t>Concepts about later vessels are higher power, etc</w:t>
      </w:r>
    </w:p>
    <w:p w14:paraId="15B8C27E" w14:textId="77777777" w:rsidR="000C29C0" w:rsidRDefault="000C29C0">
      <w:pPr>
        <w:pStyle w:val="CommentText"/>
      </w:pPr>
    </w:p>
    <w:p w14:paraId="2B05E188" w14:textId="6A353FFF" w:rsidR="000C29C0" w:rsidRDefault="000C29C0">
      <w:pPr>
        <w:pStyle w:val="CommentText"/>
      </w:pPr>
      <w:r>
        <w:t>Then formalizing this using distributions and interspersing equations after each explanation.</w:t>
      </w:r>
    </w:p>
  </w:comment>
  <w:comment w:id="223" w:author="James.Thorson" w:date="2020-02-11T10:27:00Z" w:initials="J">
    <w:p w14:paraId="3EE0279F" w14:textId="1648EB03" w:rsidR="000C29C0" w:rsidRDefault="000C29C0">
      <w:pPr>
        <w:pStyle w:val="CommentText"/>
      </w:pPr>
      <w:r>
        <w:rPr>
          <w:rStyle w:val="CommentReference"/>
        </w:rPr>
        <w:annotationRef/>
      </w:r>
      <w:r>
        <w:t>In instances with spatially unbalanced data, I typically recommend using an AR1 structure across time for spatio-tempral terms.  But this is much slower.  Do you want to discuss this more?</w:t>
      </w:r>
    </w:p>
  </w:comment>
  <w:comment w:id="224" w:author="Arnaud" w:date="2020-02-16T16:42:00Z" w:initials="A">
    <w:p w14:paraId="44E5CAE0" w14:textId="741EC5BA" w:rsidR="00E91DF0" w:rsidRDefault="00E91DF0">
      <w:pPr>
        <w:pStyle w:val="CommentText"/>
      </w:pPr>
      <w:r>
        <w:rPr>
          <w:rStyle w:val="CommentReference"/>
        </w:rPr>
        <w:annotationRef/>
      </w:r>
      <w:r>
        <w:t>Nic</w:t>
      </w:r>
      <w:r w:rsidR="00037D23">
        <w:t>h</w:t>
      </w:r>
      <w:r>
        <w:t>olas – I added some sentences to the Discussion section to address this comment from Jim.</w:t>
      </w:r>
    </w:p>
  </w:comment>
  <w:comment w:id="232" w:author="Arnaud" w:date="2020-02-16T18:38:00Z" w:initials="A">
    <w:p w14:paraId="2CE6E6C1" w14:textId="60950A02" w:rsidR="00FE5C4D" w:rsidRPr="00FE5C4D" w:rsidRDefault="00FE5C4D" w:rsidP="00FE5C4D">
      <w:pPr>
        <w:autoSpaceDE w:val="0"/>
        <w:autoSpaceDN w:val="0"/>
        <w:adjustRightInd w:val="0"/>
        <w:rPr>
          <w:rFonts w:ascii="AdvOT596495f2" w:hAnsi="AdvOT596495f2" w:cs="AdvOT596495f2"/>
          <w:sz w:val="13"/>
          <w:szCs w:val="13"/>
          <w:lang w:val="en-US" w:eastAsia="en-US"/>
        </w:rPr>
      </w:pPr>
      <w:r>
        <w:rPr>
          <w:rStyle w:val="CommentReference"/>
        </w:rPr>
        <w:annotationRef/>
      </w:r>
      <w:r w:rsidRPr="00FE5C4D">
        <w:rPr>
          <w:rFonts w:ascii="AdvOT596495f2" w:hAnsi="AdvOT596495f2" w:cs="AdvOT596495f2"/>
          <w:sz w:val="13"/>
          <w:szCs w:val="13"/>
          <w:lang w:val="en-US" w:eastAsia="en-US"/>
        </w:rPr>
        <w:t>Thorson, J.T., Shelton, A.O., Ward, E.J., Skaug, H.J., 2015. Geostatistical delta-generalized</w:t>
      </w:r>
      <w:r>
        <w:rPr>
          <w:rFonts w:ascii="AdvOT596495f2" w:hAnsi="AdvOT596495f2" w:cs="AdvOT596495f2"/>
          <w:sz w:val="13"/>
          <w:szCs w:val="13"/>
          <w:lang w:val="en-US" w:eastAsia="en-US"/>
        </w:rPr>
        <w:t xml:space="preserve"> </w:t>
      </w:r>
      <w:r w:rsidRPr="00FE5C4D">
        <w:rPr>
          <w:rFonts w:ascii="AdvOT596495f2" w:hAnsi="AdvOT596495f2" w:cs="AdvOT596495f2"/>
          <w:sz w:val="13"/>
          <w:szCs w:val="13"/>
          <w:lang w:val="en-US" w:eastAsia="en-US"/>
        </w:rPr>
        <w:t xml:space="preserve">linear mixed models improve precision for estimated abundance </w:t>
      </w:r>
      <w:r>
        <w:rPr>
          <w:rFonts w:ascii="AdvOT596495f2" w:hAnsi="AdvOT596495f2" w:cs="AdvOT596495f2"/>
          <w:sz w:val="13"/>
          <w:szCs w:val="13"/>
          <w:lang w:val="en-US" w:eastAsia="en-US"/>
        </w:rPr>
        <w:t xml:space="preserve"> </w:t>
      </w:r>
      <w:r w:rsidRPr="00FE5C4D">
        <w:rPr>
          <w:rFonts w:ascii="AdvOT596495f2" w:hAnsi="AdvOT596495f2" w:cs="AdvOT596495f2"/>
          <w:sz w:val="13"/>
          <w:szCs w:val="13"/>
          <w:lang w:val="en-US" w:eastAsia="en-US"/>
        </w:rPr>
        <w:t>indices for West</w:t>
      </w:r>
      <w:r>
        <w:rPr>
          <w:rFonts w:ascii="AdvOT596495f2" w:hAnsi="AdvOT596495f2" w:cs="AdvOT596495f2"/>
          <w:sz w:val="13"/>
          <w:szCs w:val="13"/>
          <w:lang w:val="en-US" w:eastAsia="en-US"/>
        </w:rPr>
        <w:t xml:space="preserve"> </w:t>
      </w:r>
      <w:r w:rsidRPr="00FE5C4D">
        <w:rPr>
          <w:rFonts w:ascii="AdvOT596495f2" w:hAnsi="AdvOT596495f2" w:cs="AdvOT596495f2"/>
          <w:sz w:val="13"/>
          <w:szCs w:val="13"/>
          <w:lang w:val="en-US" w:eastAsia="en-US"/>
        </w:rPr>
        <w:t>Coast ground</w:t>
      </w:r>
      <w:r w:rsidRPr="00FE5C4D">
        <w:rPr>
          <w:rFonts w:ascii="AdvOT596495f2+fb" w:hAnsi="AdvOT596495f2+fb" w:cs="AdvOT596495f2+fb"/>
          <w:sz w:val="13"/>
          <w:szCs w:val="13"/>
          <w:lang w:val="en-US" w:eastAsia="en-US"/>
        </w:rPr>
        <w:t>fi</w:t>
      </w:r>
      <w:r w:rsidRPr="00FE5C4D">
        <w:rPr>
          <w:rFonts w:ascii="AdvOT596495f2" w:hAnsi="AdvOT596495f2" w:cs="AdvOT596495f2"/>
          <w:sz w:val="13"/>
          <w:szCs w:val="13"/>
          <w:lang w:val="en-US" w:eastAsia="en-US"/>
        </w:rPr>
        <w:t>shes. ICES J. Mar. Sci. 72, 1297</w:t>
      </w:r>
      <w:r w:rsidRPr="00FE5C4D">
        <w:rPr>
          <w:rFonts w:ascii="AdvOT596495f2+20" w:hAnsi="AdvOT596495f2+20" w:cs="AdvOT596495f2+20"/>
          <w:sz w:val="13"/>
          <w:szCs w:val="13"/>
          <w:lang w:val="en-US" w:eastAsia="en-US"/>
        </w:rPr>
        <w:t>–</w:t>
      </w:r>
      <w:r w:rsidRPr="00FE5C4D">
        <w:rPr>
          <w:rFonts w:ascii="AdvOT596495f2" w:hAnsi="AdvOT596495f2" w:cs="AdvOT596495f2"/>
          <w:sz w:val="13"/>
          <w:szCs w:val="13"/>
          <w:lang w:val="en-US" w:eastAsia="en-US"/>
        </w:rPr>
        <w:t>1310.</w:t>
      </w:r>
    </w:p>
  </w:comment>
  <w:comment w:id="236" w:author="Arnaud" w:date="2020-02-16T18:38:00Z" w:initials="A">
    <w:p w14:paraId="46B487C0" w14:textId="4AA8F8F5" w:rsidR="00F13952" w:rsidRPr="00F13952" w:rsidRDefault="00F13952" w:rsidP="00F13952">
      <w:pPr>
        <w:autoSpaceDE w:val="0"/>
        <w:autoSpaceDN w:val="0"/>
        <w:adjustRightInd w:val="0"/>
        <w:rPr>
          <w:rFonts w:ascii="AdvOT596495f2" w:hAnsi="AdvOT596495f2" w:cs="AdvOT596495f2"/>
          <w:sz w:val="13"/>
          <w:szCs w:val="13"/>
          <w:lang w:val="en-US" w:eastAsia="en-US"/>
        </w:rPr>
      </w:pPr>
      <w:r>
        <w:rPr>
          <w:rStyle w:val="CommentReference"/>
        </w:rPr>
        <w:annotationRef/>
      </w:r>
      <w:r w:rsidRPr="00F13952">
        <w:rPr>
          <w:rFonts w:ascii="AdvOT596495f2" w:hAnsi="AdvOT596495f2" w:cs="AdvOT596495f2"/>
          <w:sz w:val="13"/>
          <w:szCs w:val="13"/>
          <w:lang w:val="en-US" w:eastAsia="en-US"/>
        </w:rPr>
        <w:t>Thorson, J.T., Barnett, L.A., 2017. Comparing</w:t>
      </w:r>
      <w:r>
        <w:rPr>
          <w:rFonts w:ascii="AdvOT596495f2" w:hAnsi="AdvOT596495f2" w:cs="AdvOT596495f2"/>
          <w:sz w:val="13"/>
          <w:szCs w:val="13"/>
          <w:lang w:val="en-US" w:eastAsia="en-US"/>
        </w:rPr>
        <w:t xml:space="preserve"> </w:t>
      </w:r>
      <w:r w:rsidRPr="00F13952">
        <w:rPr>
          <w:rFonts w:ascii="AdvOT596495f2" w:hAnsi="AdvOT596495f2" w:cs="AdvOT596495f2"/>
          <w:sz w:val="13"/>
          <w:szCs w:val="13"/>
          <w:lang w:val="en-US" w:eastAsia="en-US"/>
        </w:rPr>
        <w:t>estimates of abundance trends and distribution</w:t>
      </w:r>
      <w:r>
        <w:rPr>
          <w:rFonts w:ascii="AdvOT596495f2" w:hAnsi="AdvOT596495f2" w:cs="AdvOT596495f2"/>
          <w:sz w:val="13"/>
          <w:szCs w:val="13"/>
          <w:lang w:val="en-US" w:eastAsia="en-US"/>
        </w:rPr>
        <w:t xml:space="preserve"> </w:t>
      </w:r>
      <w:r w:rsidRPr="00F13952">
        <w:rPr>
          <w:rFonts w:ascii="AdvOT596495f2" w:hAnsi="AdvOT596495f2" w:cs="AdvOT596495f2"/>
          <w:sz w:val="13"/>
          <w:szCs w:val="13"/>
          <w:lang w:val="en-US" w:eastAsia="en-US"/>
        </w:rPr>
        <w:t xml:space="preserve">shifts using single-and multispecies models of </w:t>
      </w:r>
      <w:r w:rsidRPr="00F13952">
        <w:rPr>
          <w:rFonts w:ascii="AdvOT596495f2+fb" w:hAnsi="AdvOT596495f2+fb" w:cs="AdvOT596495f2+fb"/>
          <w:sz w:val="13"/>
          <w:szCs w:val="13"/>
          <w:lang w:val="en-US" w:eastAsia="en-US"/>
        </w:rPr>
        <w:t>fi</w:t>
      </w:r>
      <w:r w:rsidRPr="00F13952">
        <w:rPr>
          <w:rFonts w:ascii="AdvOT596495f2" w:hAnsi="AdvOT596495f2" w:cs="AdvOT596495f2"/>
          <w:sz w:val="13"/>
          <w:szCs w:val="13"/>
          <w:lang w:val="en-US" w:eastAsia="en-US"/>
        </w:rPr>
        <w:t>shes and</w:t>
      </w:r>
      <w:r>
        <w:rPr>
          <w:rFonts w:ascii="AdvOT596495f2" w:hAnsi="AdvOT596495f2" w:cs="AdvOT596495f2"/>
          <w:sz w:val="13"/>
          <w:szCs w:val="13"/>
          <w:lang w:val="en-US" w:eastAsia="en-US"/>
        </w:rPr>
        <w:t xml:space="preserve"> </w:t>
      </w:r>
      <w:r w:rsidRPr="00F13952">
        <w:rPr>
          <w:rFonts w:ascii="AdvOT596495f2" w:hAnsi="AdvOT596495f2" w:cs="AdvOT596495f2"/>
          <w:sz w:val="13"/>
          <w:szCs w:val="13"/>
          <w:lang w:val="en-US" w:eastAsia="en-US"/>
        </w:rPr>
        <w:t>biogenic habitat.</w:t>
      </w:r>
      <w:r>
        <w:rPr>
          <w:rFonts w:ascii="AdvOT596495f2" w:hAnsi="AdvOT596495f2" w:cs="AdvOT596495f2"/>
          <w:sz w:val="13"/>
          <w:szCs w:val="13"/>
          <w:lang w:val="en-US" w:eastAsia="en-US"/>
        </w:rPr>
        <w:t xml:space="preserve"> </w:t>
      </w:r>
      <w:r w:rsidRPr="00D64C17">
        <w:rPr>
          <w:rFonts w:ascii="AdvOT596495f2" w:hAnsi="AdvOT596495f2" w:cs="AdvOT596495f2"/>
          <w:sz w:val="13"/>
          <w:szCs w:val="13"/>
          <w:lang w:val="en-US" w:eastAsia="en-US"/>
        </w:rPr>
        <w:t>ICES J. Mar. Sci. 74, 1311</w:t>
      </w:r>
      <w:r w:rsidRPr="00D64C17">
        <w:rPr>
          <w:rFonts w:ascii="AdvOT596495f2+20" w:hAnsi="AdvOT596495f2+20" w:cs="AdvOT596495f2+20"/>
          <w:sz w:val="13"/>
          <w:szCs w:val="13"/>
          <w:lang w:val="en-US" w:eastAsia="en-US"/>
        </w:rPr>
        <w:t>–</w:t>
      </w:r>
      <w:r w:rsidRPr="00D64C17">
        <w:rPr>
          <w:rFonts w:ascii="AdvOT596495f2" w:hAnsi="AdvOT596495f2" w:cs="AdvOT596495f2"/>
          <w:sz w:val="13"/>
          <w:szCs w:val="13"/>
          <w:lang w:val="en-US" w:eastAsia="en-US"/>
        </w:rPr>
        <w:t>1321.</w:t>
      </w:r>
    </w:p>
  </w:comment>
  <w:comment w:id="228" w:author="James.Thorson" w:date="2020-02-11T10:28:00Z" w:initials="J">
    <w:p w14:paraId="74D311EB" w14:textId="533C1A0F" w:rsidR="000C29C0" w:rsidRDefault="000C29C0">
      <w:pPr>
        <w:pStyle w:val="CommentText"/>
      </w:pPr>
      <w:r>
        <w:rPr>
          <w:rStyle w:val="CommentReference"/>
        </w:rPr>
        <w:annotationRef/>
      </w:r>
      <w:r>
        <w:t>Bias-correction is also likely important for spatially unbalanced data, but again slower.  Again, I’d be happy to discuss in detail…?</w:t>
      </w:r>
    </w:p>
  </w:comment>
  <w:comment w:id="229" w:author="Arnaud" w:date="2020-02-16T16:42:00Z" w:initials="A">
    <w:p w14:paraId="5D4DC654" w14:textId="6D6D330B" w:rsidR="00E91DF0" w:rsidRDefault="00E91DF0">
      <w:pPr>
        <w:pStyle w:val="CommentText"/>
      </w:pPr>
      <w:r>
        <w:rPr>
          <w:rStyle w:val="CommentReference"/>
        </w:rPr>
        <w:annotationRef/>
      </w:r>
      <w:r>
        <w:t>Nic</w:t>
      </w:r>
      <w:r w:rsidR="00EA3E51">
        <w:t>h</w:t>
      </w:r>
      <w:r>
        <w:t>olas – I added some sentences to the Discussion section to address this comment from Jim.</w:t>
      </w:r>
    </w:p>
  </w:comment>
  <w:comment w:id="255" w:author="Arnaud" w:date="2020-02-16T18:43:00Z" w:initials="A">
    <w:p w14:paraId="25BDACC1" w14:textId="26BE2AC5" w:rsidR="00A14B51" w:rsidRPr="001B4AAD" w:rsidRDefault="00A14B51" w:rsidP="00A14B51">
      <w:pPr>
        <w:pStyle w:val="Bibliography"/>
        <w:rPr>
          <w:rFonts w:ascii="Calibri" w:hAnsi="Calibri"/>
          <w:sz w:val="22"/>
        </w:rPr>
      </w:pPr>
      <w:r>
        <w:rPr>
          <w:rStyle w:val="CommentReference"/>
        </w:rPr>
        <w:annotationRef/>
      </w:r>
      <w:r>
        <w:fldChar w:fldCharType="begin"/>
      </w:r>
      <w:r w:rsidRPr="001B4AAD">
        <w:rPr>
          <w:lang w:val="en-US"/>
        </w:rPr>
        <w:instrText xml:space="preserve"> ADDIN ZOTERO_BIBL {"uncited":[],"omitted":[],"custom":[]} CSL_BIBLIOGRAPHY </w:instrText>
      </w:r>
      <w:r>
        <w:fldChar w:fldCharType="separate"/>
      </w:r>
      <w:r w:rsidRPr="001B4AAD">
        <w:rPr>
          <w:rFonts w:ascii="Calibri" w:hAnsi="Calibri"/>
          <w:sz w:val="22"/>
          <w:lang w:val="en-US"/>
        </w:rPr>
        <w:t>Thorson, J.T., 2019</w:t>
      </w:r>
      <w:r>
        <w:rPr>
          <w:rFonts w:ascii="Calibri" w:hAnsi="Calibri"/>
          <w:sz w:val="22"/>
          <w:lang w:val="en-US"/>
        </w:rPr>
        <w:t>b</w:t>
      </w:r>
      <w:r w:rsidRPr="001B4AAD">
        <w:rPr>
          <w:rFonts w:ascii="Calibri" w:hAnsi="Calibri"/>
          <w:sz w:val="22"/>
          <w:lang w:val="en-US"/>
        </w:rPr>
        <w:t xml:space="preserve">. Measuring the impact of oceanographic indices on species distribution shifts: The spatially varying effect of cold-pool extent in the eastern Bering Sea. </w:t>
      </w:r>
      <w:r w:rsidRPr="001B4AAD">
        <w:rPr>
          <w:rFonts w:ascii="Calibri" w:hAnsi="Calibri"/>
          <w:sz w:val="22"/>
        </w:rPr>
        <w:t>Limnology and Oceanography 64, 2632–2645.</w:t>
      </w:r>
    </w:p>
    <w:p w14:paraId="140A78C1" w14:textId="789928C6" w:rsidR="00A14B51" w:rsidRDefault="00A14B51" w:rsidP="00A14B51">
      <w:pPr>
        <w:pStyle w:val="CommentText"/>
      </w:pPr>
      <w:r>
        <w:fldChar w:fldCharType="end"/>
      </w:r>
    </w:p>
  </w:comment>
  <w:comment w:id="299" w:author="Arnaud" w:date="2020-02-16T21:26:00Z" w:initials="A">
    <w:p w14:paraId="5B62E533" w14:textId="5CBBF0A8" w:rsidR="00921A76" w:rsidRDefault="00921A76">
      <w:pPr>
        <w:pStyle w:val="CommentText"/>
      </w:pPr>
      <w:r>
        <w:rPr>
          <w:rStyle w:val="CommentReference"/>
        </w:rPr>
        <w:annotationRef/>
      </w:r>
      <w:r>
        <w:t>Should this be a “+”?</w:t>
      </w:r>
    </w:p>
  </w:comment>
  <w:comment w:id="310" w:author="Arnaud" w:date="2020-02-16T19:10:00Z" w:initials="A">
    <w:p w14:paraId="2B8CF529" w14:textId="6C602B17" w:rsidR="0024428E" w:rsidRPr="00574C18" w:rsidRDefault="0024428E" w:rsidP="00574C18">
      <w:pPr>
        <w:pStyle w:val="Bibliography"/>
        <w:rPr>
          <w:lang w:val="en-US"/>
        </w:rPr>
      </w:pPr>
      <w:r>
        <w:rPr>
          <w:rStyle w:val="CommentReference"/>
        </w:rPr>
        <w:annotationRef/>
      </w:r>
      <w:r w:rsidR="00574C18" w:rsidRPr="001D27E6">
        <w:rPr>
          <w:lang w:val="en-US"/>
        </w:rPr>
        <w:t xml:space="preserve">Stow, C. A., Jolliff, J., McGillicuddy Jr, D. J., Doney, S. C., Allen, J. I., Friedrichs, M. A., Rose, K. A., </w:t>
      </w:r>
      <w:r w:rsidR="00574C18" w:rsidRPr="001D27E6">
        <w:rPr>
          <w:i/>
          <w:iCs/>
          <w:lang w:val="en-US"/>
        </w:rPr>
        <w:t>et al.</w:t>
      </w:r>
      <w:r w:rsidR="00574C18" w:rsidRPr="001D27E6">
        <w:rPr>
          <w:lang w:val="en-US"/>
        </w:rPr>
        <w:t xml:space="preserve"> 2009. Skill assessment for coupled biological/physical models of marine systems. Journal of Marine Systems, 76: 4–15.</w:t>
      </w:r>
    </w:p>
  </w:comment>
  <w:comment w:id="322" w:author="Arnaud" w:date="2020-02-16T19:10:00Z" w:initials="A">
    <w:p w14:paraId="6B5D96E0" w14:textId="50B71202" w:rsidR="004402B3" w:rsidRPr="004402B3" w:rsidRDefault="004402B3" w:rsidP="004402B3">
      <w:pPr>
        <w:autoSpaceDE w:val="0"/>
        <w:autoSpaceDN w:val="0"/>
        <w:adjustRightInd w:val="0"/>
        <w:rPr>
          <w:rFonts w:ascii="AdvOT573e0ae2" w:hAnsi="AdvOT573e0ae2" w:cs="AdvOT573e0ae2"/>
          <w:sz w:val="18"/>
          <w:szCs w:val="18"/>
          <w:lang w:val="en-US" w:eastAsia="en-US"/>
        </w:rPr>
      </w:pPr>
      <w:r>
        <w:rPr>
          <w:rStyle w:val="CommentReference"/>
        </w:rPr>
        <w:annotationRef/>
      </w:r>
      <w:r w:rsidRPr="004402B3">
        <w:rPr>
          <w:rFonts w:ascii="AdvOT573e0ae2" w:hAnsi="AdvOT573e0ae2" w:cs="AdvOT573e0ae2"/>
          <w:sz w:val="18"/>
          <w:szCs w:val="18"/>
          <w:lang w:val="en-US" w:eastAsia="en-US"/>
        </w:rPr>
        <w:t>Zhou, S., Campbell, R. A., and Hoyle, S. D. Catch per unit effort standardization using spatio-temporal models for Australia’s Eastern</w:t>
      </w:r>
      <w:r>
        <w:rPr>
          <w:rFonts w:ascii="AdvOT573e0ae2" w:hAnsi="AdvOT573e0ae2" w:cs="AdvOT573e0ae2"/>
          <w:sz w:val="18"/>
          <w:szCs w:val="18"/>
          <w:lang w:val="en-US" w:eastAsia="en-US"/>
        </w:rPr>
        <w:t xml:space="preserve"> </w:t>
      </w:r>
      <w:r w:rsidRPr="004402B3">
        <w:rPr>
          <w:rFonts w:ascii="AdvOT573e0ae2" w:hAnsi="AdvOT573e0ae2" w:cs="AdvOT573e0ae2"/>
          <w:sz w:val="18"/>
          <w:szCs w:val="18"/>
          <w:lang w:val="en-US" w:eastAsia="en-US"/>
        </w:rPr>
        <w:t xml:space="preserve">Tuna and Billfish Fishery. ICES Journal of Marine Science, </w:t>
      </w:r>
      <w:r>
        <w:rPr>
          <w:rFonts w:ascii="AdvOT573e0ae2" w:hAnsi="AdvOT573e0ae2" w:cs="AdvOT573e0ae2"/>
          <w:sz w:val="18"/>
          <w:szCs w:val="18"/>
          <w:lang w:val="en-US" w:eastAsia="en-US"/>
        </w:rPr>
        <w:t>76(6)/</w:t>
      </w:r>
      <w:r>
        <w:rPr>
          <w:rFonts w:ascii="Source Sans Pro" w:hAnsi="Source Sans Pro"/>
          <w:color w:val="2A2A2A"/>
          <w:sz w:val="26"/>
          <w:szCs w:val="26"/>
          <w:shd w:val="clear" w:color="auto" w:fill="FFFFFF"/>
        </w:rPr>
        <w:t>1489–1504</w:t>
      </w:r>
    </w:p>
  </w:comment>
  <w:comment w:id="360" w:author="James.Thorson" w:date="2020-02-11T10:41:00Z" w:initials="J">
    <w:p w14:paraId="3A383F57" w14:textId="53149029" w:rsidR="000C29C0" w:rsidRDefault="000C29C0">
      <w:pPr>
        <w:pStyle w:val="CommentText"/>
      </w:pPr>
      <w:r>
        <w:rPr>
          <w:rStyle w:val="CommentReference"/>
        </w:rPr>
        <w:annotationRef/>
      </w:r>
      <w:r>
        <w:t>I guess I don’t underatnd and/or don’t like this metric ;)</w:t>
      </w:r>
    </w:p>
    <w:p w14:paraId="56EB6536" w14:textId="1F96AD2C" w:rsidR="000C29C0" w:rsidRDefault="000C29C0">
      <w:pPr>
        <w:pStyle w:val="CommentText"/>
      </w:pPr>
    </w:p>
    <w:p w14:paraId="727E41AE" w14:textId="09CD7450" w:rsidR="000C29C0" w:rsidRDefault="000C29C0">
      <w:pPr>
        <w:pStyle w:val="CommentText"/>
      </w:pPr>
      <w:r>
        <w:t xml:space="preserve">You’ve already scaled both true and estimated indcies to have a mean of 1.0, following common practice in indices for non-area-swept surveys.  So what does bias mean in this case?  </w:t>
      </w:r>
    </w:p>
    <w:p w14:paraId="29F3E9D2" w14:textId="0D5DDF14" w:rsidR="000C29C0" w:rsidRDefault="000C29C0">
      <w:pPr>
        <w:pStyle w:val="CommentText"/>
      </w:pPr>
    </w:p>
    <w:p w14:paraId="6543C82C" w14:textId="6BCA607E" w:rsidR="000C29C0" w:rsidRDefault="000C29C0">
      <w:pPr>
        <w:pStyle w:val="CommentText"/>
      </w:pPr>
      <w:r>
        <w:t>What about just using RMSE and some other measure of bias, without entangling the two concepts?</w:t>
      </w:r>
    </w:p>
  </w:comment>
  <w:comment w:id="361" w:author="Arnaud" w:date="2020-02-16T18:53:00Z" w:initials="A">
    <w:p w14:paraId="63BD77B9" w14:textId="77777777" w:rsidR="005C0EE9" w:rsidRDefault="005C0EE9">
      <w:pPr>
        <w:pStyle w:val="CommentText"/>
      </w:pPr>
      <w:r>
        <w:rPr>
          <w:rStyle w:val="CommentReference"/>
        </w:rPr>
        <w:annotationRef/>
      </w:r>
      <w:r>
        <w:t xml:space="preserve">Nicolas – perhaps use Mean Relative Bias, as Zhou et al. -2019), to address Jim’s comment. </w:t>
      </w:r>
    </w:p>
    <w:p w14:paraId="40FE195E" w14:textId="4E91A486" w:rsidR="00D47429" w:rsidRDefault="00D47429">
      <w:pPr>
        <w:pStyle w:val="CommentText"/>
      </w:pPr>
      <w:r>
        <w:t xml:space="preserve">Alternatively, think whether you’d prefer using Thorson et al. (2015)’s bias metric. </w:t>
      </w:r>
    </w:p>
  </w:comment>
  <w:comment w:id="405" w:author="Arnaud" w:date="2020-02-16T19:10:00Z" w:initials="A">
    <w:p w14:paraId="0D4E7879" w14:textId="08F3B741" w:rsidR="0024428E" w:rsidRPr="0024428E" w:rsidRDefault="0024428E" w:rsidP="0024428E">
      <w:pPr>
        <w:pStyle w:val="Bibliography"/>
        <w:rPr>
          <w:lang w:val="en-US"/>
        </w:rPr>
      </w:pPr>
      <w:r>
        <w:rPr>
          <w:rStyle w:val="CommentReference"/>
        </w:rPr>
        <w:annotationRef/>
      </w:r>
      <w:r w:rsidRPr="001D27E6">
        <w:rPr>
          <w:lang w:val="en-US"/>
        </w:rPr>
        <w:t>Agresti, A., and Coull, B. A. 1998. Approximate is better than “exact” for interval estimation of binomial proportions. The American Statistician, 52: 119–126.</w:t>
      </w:r>
    </w:p>
  </w:comment>
  <w:comment w:id="408" w:author="Arnaud" w:date="2020-02-16T19:11:00Z" w:initials="A">
    <w:p w14:paraId="24D1E4EE" w14:textId="13C9422C" w:rsidR="002D5CCB" w:rsidRPr="002D5CCB" w:rsidRDefault="002D5CCB" w:rsidP="002D5CCB">
      <w:pPr>
        <w:pStyle w:val="Bibliography"/>
        <w:rPr>
          <w:lang w:val="en-US"/>
        </w:rPr>
      </w:pPr>
      <w:r>
        <w:rPr>
          <w:rStyle w:val="CommentReference"/>
        </w:rPr>
        <w:annotationRef/>
      </w:r>
      <w:r w:rsidRPr="001D27E6">
        <w:rPr>
          <w:lang w:val="en-US"/>
        </w:rPr>
        <w:t>Newcombe, R. G. 1998. Two-sided confidence intervals for the single proportion: comparison of seven methods. Statistics in Medicine, 17: 857–872.</w:t>
      </w:r>
    </w:p>
  </w:comment>
  <w:comment w:id="411" w:author="Arnaud" w:date="2020-02-16T19:11:00Z" w:initials="A">
    <w:p w14:paraId="5F28CD5D" w14:textId="2DE06611" w:rsidR="00756935" w:rsidRPr="00756935" w:rsidRDefault="00756935" w:rsidP="00756935">
      <w:pPr>
        <w:pStyle w:val="Bibliography"/>
        <w:rPr>
          <w:lang w:val="en-US"/>
        </w:rPr>
      </w:pPr>
      <w:r>
        <w:rPr>
          <w:rStyle w:val="CommentReference"/>
        </w:rPr>
        <w:annotationRef/>
      </w:r>
      <w:r w:rsidRPr="001D27E6">
        <w:rPr>
          <w:lang w:val="en-US"/>
        </w:rPr>
        <w:t>Brown, L. D., Cai, T. T., and DasGupta, A. 2001. Interval estimation for a binomial proportion. Statistical Science, 16: 101–117.</w:t>
      </w:r>
    </w:p>
  </w:comment>
  <w:comment w:id="417" w:author="Arnaud" w:date="2020-02-16T19:11:00Z" w:initials="A">
    <w:p w14:paraId="597374EB" w14:textId="3BE95738" w:rsidR="00B878F0" w:rsidRPr="00B878F0" w:rsidRDefault="00B878F0" w:rsidP="00B878F0">
      <w:pPr>
        <w:pStyle w:val="Bibliography"/>
        <w:rPr>
          <w:lang w:val="en-US"/>
        </w:rPr>
      </w:pPr>
      <w:r>
        <w:rPr>
          <w:rStyle w:val="CommentReference"/>
        </w:rPr>
        <w:annotationRef/>
      </w:r>
      <w:r w:rsidRPr="001D27E6">
        <w:rPr>
          <w:lang w:val="en-US"/>
        </w:rPr>
        <w:t>Bolker, B. M. 2008. Ecological models and data in R. Princeton University Press, Princeton, NJ.</w:t>
      </w:r>
    </w:p>
  </w:comment>
  <w:comment w:id="420" w:author="Arnaud" w:date="2020-02-16T19:12:00Z" w:initials="A">
    <w:p w14:paraId="47BAC2ED" w14:textId="7A6EDF24" w:rsidR="003B2370" w:rsidRDefault="003B2370">
      <w:pPr>
        <w:pStyle w:val="CommentText"/>
      </w:pPr>
      <w:r>
        <w:rPr>
          <w:rStyle w:val="CommentReference"/>
        </w:rPr>
        <w:annotationRef/>
      </w:r>
      <w:r w:rsidR="003A12FC">
        <w:rPr>
          <w:sz w:val="24"/>
          <w:lang w:val="en-US"/>
        </w:rPr>
        <w:t>J</w:t>
      </w:r>
      <w:r w:rsidRPr="001D27E6">
        <w:rPr>
          <w:sz w:val="24"/>
          <w:lang w:val="en-US"/>
        </w:rPr>
        <w:t>ohnson, K. F., Councill, E., Thorson, J. T., Brooks, E., Methot, R. D., and Punt, A. E. 2016. Can</w:t>
      </w:r>
      <w:r w:rsidR="006A44D9">
        <w:rPr>
          <w:sz w:val="24"/>
          <w:lang w:val="en-US"/>
        </w:rPr>
        <w:t xml:space="preserve"> </w:t>
      </w:r>
      <w:r w:rsidRPr="001D27E6">
        <w:rPr>
          <w:sz w:val="24"/>
          <w:lang w:val="en-US"/>
        </w:rPr>
        <w:t>autocorrelated recruitment be estimated using</w:t>
      </w:r>
      <w:r w:rsidR="006A44D9">
        <w:rPr>
          <w:sz w:val="24"/>
          <w:lang w:val="en-US"/>
        </w:rPr>
        <w:t xml:space="preserve"> </w:t>
      </w:r>
      <w:r w:rsidRPr="001D27E6">
        <w:rPr>
          <w:sz w:val="24"/>
          <w:lang w:val="en-US"/>
        </w:rPr>
        <w:t>integrated assessment models and how does it affect population forecasts? Fisheries Research, 183: 222</w:t>
      </w:r>
      <w:r w:rsidR="006A44D9">
        <w:rPr>
          <w:sz w:val="24"/>
          <w:lang w:val="en-US"/>
        </w:rPr>
        <w:t xml:space="preserve"> </w:t>
      </w:r>
      <w:r w:rsidRPr="001D27E6">
        <w:rPr>
          <w:sz w:val="24"/>
          <w:lang w:val="en-US"/>
        </w:rPr>
        <w:t>232.</w:t>
      </w:r>
    </w:p>
  </w:comment>
  <w:comment w:id="435" w:author="James.Thorson" w:date="2020-02-11T10:36:00Z" w:initials="J">
    <w:p w14:paraId="4121A7F3" w14:textId="77777777" w:rsidR="000C29C0" w:rsidRDefault="000C29C0">
      <w:pPr>
        <w:pStyle w:val="CommentText"/>
      </w:pPr>
      <w:r>
        <w:rPr>
          <w:rStyle w:val="CommentReference"/>
        </w:rPr>
        <w:annotationRef/>
      </w:r>
      <w:r>
        <w:t>I don’t have any intuition about how much seasonal density patterns are an important feature, but performace could presumably be improved using a seasonal spatio-temproal model, as described in an “In review’ ICES paper that I’ll share.</w:t>
      </w:r>
    </w:p>
    <w:p w14:paraId="6221F3EC" w14:textId="77777777" w:rsidR="000C29C0" w:rsidRDefault="000C29C0">
      <w:pPr>
        <w:pStyle w:val="CommentText"/>
      </w:pPr>
    </w:p>
    <w:p w14:paraId="28B7EEA3" w14:textId="392106FF" w:rsidR="000C29C0" w:rsidRDefault="000C29C0">
      <w:pPr>
        <w:pStyle w:val="CommentText"/>
      </w:pPr>
      <w:r>
        <w:t>I think its outside of scope to explore that approach, but might be worth mentioning in the discussion.</w:t>
      </w:r>
    </w:p>
  </w:comment>
  <w:comment w:id="436" w:author="Arnaud" w:date="2020-02-16T19:00:00Z" w:initials="A">
    <w:p w14:paraId="06D65071" w14:textId="5649F73D" w:rsidR="007641B5" w:rsidRDefault="007641B5">
      <w:pPr>
        <w:pStyle w:val="CommentText"/>
      </w:pPr>
      <w:r>
        <w:rPr>
          <w:rStyle w:val="CommentReference"/>
        </w:rPr>
        <w:annotationRef/>
      </w:r>
      <w:r>
        <w:t xml:space="preserve">I read the paper on seasonal spatio-temporal models that Jim shared with us, and will be happy to help you write a paragraph on this issue in the Discussion section. </w:t>
      </w:r>
    </w:p>
  </w:comment>
  <w:comment w:id="438" w:author="James.Thorson" w:date="2020-02-11T10:37:00Z" w:initials="J">
    <w:p w14:paraId="71AE5637" w14:textId="60DD745E" w:rsidR="000C29C0" w:rsidRDefault="000C29C0">
      <w:pPr>
        <w:pStyle w:val="CommentText"/>
      </w:pPr>
      <w:r>
        <w:rPr>
          <w:rStyle w:val="CommentReference"/>
        </w:rPr>
        <w:annotationRef/>
      </w:r>
      <w:r>
        <w:sym w:font="Wingdings" w:char="F04A"/>
      </w:r>
    </w:p>
  </w:comment>
  <w:comment w:id="440" w:author="Arnaud" w:date="2020-02-16T21:32:00Z" w:initials="A">
    <w:p w14:paraId="3CC89E01" w14:textId="694FC85D" w:rsidR="00553B07" w:rsidRDefault="00553B07">
      <w:pPr>
        <w:pStyle w:val="CommentText"/>
      </w:pPr>
      <w:r>
        <w:rPr>
          <w:rStyle w:val="CommentReference"/>
        </w:rPr>
        <w:annotationRef/>
      </w:r>
      <w:r>
        <w:t xml:space="preserve">As we discussed during the workshop, this (and the results related to SST) do not surprize me much, as we are working with a tropical system here where environmental changes are less extreme than in the eastern Bering Sea. </w:t>
      </w:r>
    </w:p>
  </w:comment>
  <w:comment w:id="441" w:author="James.Thorson" w:date="2020-02-11T10:38:00Z" w:initials="J">
    <w:p w14:paraId="54D3B315" w14:textId="13DBA9BC" w:rsidR="000C29C0" w:rsidRDefault="000C29C0">
      <w:pPr>
        <w:pStyle w:val="CommentText"/>
      </w:pPr>
      <w:r>
        <w:rPr>
          <w:rStyle w:val="CommentReference"/>
        </w:rPr>
        <w:annotationRef/>
      </w:r>
      <w:r>
        <w:t>Agreed!  You could always do some loop to do an initial run, and turn off SVC if the logsigma is going to &lt; log(0.01).  Some extra coding though.</w:t>
      </w:r>
    </w:p>
  </w:comment>
  <w:comment w:id="443" w:author="James.Thorson" w:date="2020-02-11T10:43:00Z" w:initials="J">
    <w:p w14:paraId="33738E10" w14:textId="77777777" w:rsidR="000C29C0" w:rsidRDefault="000C29C0">
      <w:pPr>
        <w:pStyle w:val="CommentText"/>
      </w:pPr>
      <w:r>
        <w:rPr>
          <w:rStyle w:val="CommentReference"/>
        </w:rPr>
        <w:annotationRef/>
      </w:r>
      <w:r>
        <w:t>Under the null hypothesis of nominal coverage, you get a lower “experimental” SD (higher efficiency) when testing coverage near 50% (because the distribution is binomial so SD = N*p*(1-p) where P is the CI being tested.</w:t>
      </w:r>
    </w:p>
    <w:p w14:paraId="5B4F5131" w14:textId="77777777" w:rsidR="000C29C0" w:rsidRDefault="000C29C0">
      <w:pPr>
        <w:pStyle w:val="CommentText"/>
      </w:pPr>
    </w:p>
    <w:p w14:paraId="47064FE5" w14:textId="10736806" w:rsidR="000C29C0" w:rsidRDefault="000C29C0">
      <w:pPr>
        <w:pStyle w:val="CommentText"/>
      </w:pPr>
      <w:r>
        <w:t>What about exploring 50% of 75% intervals, which then makes the figures easier to read too?.</w:t>
      </w:r>
    </w:p>
  </w:comment>
  <w:comment w:id="444" w:author="Arnaud" w:date="2020-02-16T18:56:00Z" w:initials="A">
    <w:p w14:paraId="2ED535AC" w14:textId="5DFBC870" w:rsidR="00A05F7B" w:rsidRDefault="00A05F7B">
      <w:pPr>
        <w:pStyle w:val="CommentText"/>
      </w:pPr>
      <w:r>
        <w:rPr>
          <w:rStyle w:val="CommentReference"/>
        </w:rPr>
        <w:annotationRef/>
      </w:r>
      <w:r>
        <w:t>Nic</w:t>
      </w:r>
      <w:r w:rsidR="00752743">
        <w:t>h</w:t>
      </w:r>
      <w:r>
        <w:t xml:space="preserve">olas – The changes we made during the workshop were right – we are now estimating 50% coverage (using a # standard deviations (z) of 0.67449). </w:t>
      </w:r>
    </w:p>
  </w:comment>
  <w:comment w:id="455" w:author="Arnaud" w:date="2020-02-16T16:54:00Z" w:initials="A">
    <w:p w14:paraId="6B185F60" w14:textId="4462CADB" w:rsidR="00282415" w:rsidRPr="00282415" w:rsidRDefault="00282415" w:rsidP="00282415">
      <w:pPr>
        <w:autoSpaceDE w:val="0"/>
        <w:autoSpaceDN w:val="0"/>
        <w:adjustRightInd w:val="0"/>
        <w:rPr>
          <w:rFonts w:ascii="AdvPTimes" w:hAnsi="AdvPTimes" w:cs="AdvPTimes"/>
          <w:sz w:val="17"/>
          <w:szCs w:val="17"/>
          <w:lang w:val="en-US" w:eastAsia="en-US"/>
        </w:rPr>
      </w:pPr>
      <w:r>
        <w:rPr>
          <w:rStyle w:val="CommentReference"/>
        </w:rPr>
        <w:annotationRef/>
      </w:r>
      <w:r w:rsidRPr="00282415">
        <w:rPr>
          <w:rFonts w:ascii="AdvPTimes" w:hAnsi="AdvPTimes" w:cs="AdvPTimes"/>
          <w:sz w:val="17"/>
          <w:szCs w:val="17"/>
          <w:lang w:val="en-US" w:eastAsia="en-US"/>
        </w:rPr>
        <w:t>Walters C (2003) Folly and fantasy in the analysis of spatial</w:t>
      </w:r>
      <w:r>
        <w:rPr>
          <w:rFonts w:ascii="AdvPTimes" w:hAnsi="AdvPTimes" w:cs="AdvPTimes"/>
          <w:sz w:val="17"/>
          <w:szCs w:val="17"/>
          <w:lang w:val="en-US" w:eastAsia="en-US"/>
        </w:rPr>
        <w:t xml:space="preserve"> </w:t>
      </w:r>
      <w:r w:rsidRPr="00282415">
        <w:rPr>
          <w:rFonts w:ascii="AdvPTimes" w:hAnsi="AdvPTimes" w:cs="AdvPTimes"/>
          <w:sz w:val="17"/>
          <w:szCs w:val="17"/>
          <w:lang w:val="en-US" w:eastAsia="en-US"/>
        </w:rPr>
        <w:t>catch rate data. Can J Fish Aquat Sci 60:1433–1436</w:t>
      </w:r>
    </w:p>
  </w:comment>
  <w:comment w:id="459" w:author="Arnaud" w:date="2020-02-16T16:54:00Z" w:initials="A">
    <w:p w14:paraId="15F8ECCB" w14:textId="60C9CEB2" w:rsidR="0018634C" w:rsidRPr="0018634C" w:rsidRDefault="0018634C" w:rsidP="0018634C">
      <w:pPr>
        <w:autoSpaceDE w:val="0"/>
        <w:autoSpaceDN w:val="0"/>
        <w:adjustRightInd w:val="0"/>
        <w:rPr>
          <w:rFonts w:ascii="AdvPTimes" w:hAnsi="AdvPTimes" w:cs="AdvPTimes"/>
          <w:sz w:val="17"/>
          <w:szCs w:val="17"/>
          <w:lang w:val="en-US" w:eastAsia="en-US"/>
        </w:rPr>
      </w:pPr>
      <w:r>
        <w:rPr>
          <w:rStyle w:val="CommentReference"/>
        </w:rPr>
        <w:annotationRef/>
      </w:r>
      <w:r w:rsidRPr="0018634C">
        <w:rPr>
          <w:rFonts w:ascii="AdvPTimes" w:hAnsi="AdvPTimes" w:cs="AdvPTimes"/>
          <w:sz w:val="17"/>
          <w:szCs w:val="17"/>
          <w:lang w:val="en-US" w:eastAsia="en-US"/>
        </w:rPr>
        <w:t>Maunder MN, Punt AE (2004) Standardizing catch</w:t>
      </w:r>
      <w:r>
        <w:rPr>
          <w:rFonts w:ascii="AdvPTimes" w:hAnsi="AdvPTimes" w:cs="AdvPTimes"/>
          <w:sz w:val="17"/>
          <w:szCs w:val="17"/>
          <w:lang w:val="en-US" w:eastAsia="en-US"/>
        </w:rPr>
        <w:t xml:space="preserve"> </w:t>
      </w:r>
      <w:r w:rsidRPr="0018634C">
        <w:rPr>
          <w:rFonts w:ascii="AdvPTimes" w:hAnsi="AdvPTimes" w:cs="AdvPTimes"/>
          <w:sz w:val="17"/>
          <w:szCs w:val="17"/>
          <w:lang w:val="en-US" w:eastAsia="en-US"/>
        </w:rPr>
        <w:t>and effort</w:t>
      </w:r>
      <w:r>
        <w:rPr>
          <w:rFonts w:ascii="AdvPTimes" w:hAnsi="AdvPTimes" w:cs="AdvPTimes"/>
          <w:sz w:val="17"/>
          <w:szCs w:val="17"/>
          <w:lang w:val="en-US" w:eastAsia="en-US"/>
        </w:rPr>
        <w:t xml:space="preserve"> </w:t>
      </w:r>
      <w:r w:rsidRPr="0018634C">
        <w:rPr>
          <w:rFonts w:ascii="AdvPTimes" w:hAnsi="AdvPTimes" w:cs="AdvPTimes"/>
          <w:sz w:val="17"/>
          <w:szCs w:val="17"/>
          <w:lang w:val="en-US" w:eastAsia="en-US"/>
        </w:rPr>
        <w:t>data: a review of recent approaches. Fish Res 70:141–159</w:t>
      </w:r>
    </w:p>
  </w:comment>
  <w:comment w:id="462" w:author="Arnaud" w:date="2020-02-16T16:54:00Z" w:initials="A">
    <w:p w14:paraId="25C516C1" w14:textId="72B59F80" w:rsidR="00DE664B" w:rsidRPr="00DE664B" w:rsidRDefault="00DE664B" w:rsidP="00DE664B">
      <w:pPr>
        <w:autoSpaceDE w:val="0"/>
        <w:autoSpaceDN w:val="0"/>
        <w:adjustRightInd w:val="0"/>
        <w:rPr>
          <w:rFonts w:ascii="AdvPTimes" w:hAnsi="AdvPTimes" w:cs="AdvPTimes"/>
          <w:sz w:val="17"/>
          <w:szCs w:val="17"/>
          <w:lang w:val="en-US" w:eastAsia="en-US"/>
        </w:rPr>
      </w:pPr>
      <w:r>
        <w:rPr>
          <w:rStyle w:val="CommentReference"/>
        </w:rPr>
        <w:annotationRef/>
      </w:r>
      <w:r w:rsidRPr="00DE664B">
        <w:rPr>
          <w:rFonts w:ascii="AdvPTimes" w:hAnsi="AdvPTimes" w:cs="AdvPTimes"/>
          <w:sz w:val="17"/>
          <w:szCs w:val="17"/>
          <w:lang w:val="en-US" w:eastAsia="en-US"/>
        </w:rPr>
        <w:t>Lynch PD, Shertzer KW, Latour RJ (2012)</w:t>
      </w:r>
      <w:r>
        <w:rPr>
          <w:rFonts w:ascii="AdvPTimes" w:hAnsi="AdvPTimes" w:cs="AdvPTimes"/>
          <w:sz w:val="17"/>
          <w:szCs w:val="17"/>
          <w:lang w:val="en-US" w:eastAsia="en-US"/>
        </w:rPr>
        <w:t xml:space="preserve"> </w:t>
      </w:r>
      <w:r w:rsidRPr="00DE664B">
        <w:rPr>
          <w:rFonts w:ascii="AdvPTimes" w:hAnsi="AdvPTimes" w:cs="AdvPTimes"/>
          <w:sz w:val="17"/>
          <w:szCs w:val="17"/>
          <w:lang w:val="en-US" w:eastAsia="en-US"/>
        </w:rPr>
        <w:t>Performance of</w:t>
      </w:r>
      <w:r>
        <w:rPr>
          <w:rFonts w:ascii="AdvPTimes" w:hAnsi="AdvPTimes" w:cs="AdvPTimes"/>
          <w:sz w:val="17"/>
          <w:szCs w:val="17"/>
          <w:lang w:val="en-US" w:eastAsia="en-US"/>
        </w:rPr>
        <w:t xml:space="preserve"> </w:t>
      </w:r>
      <w:r w:rsidRPr="00DE664B">
        <w:rPr>
          <w:rFonts w:ascii="AdvPTimes" w:hAnsi="AdvPTimes" w:cs="AdvPTimes"/>
          <w:sz w:val="17"/>
          <w:szCs w:val="17"/>
          <w:lang w:val="en-US" w:eastAsia="en-US"/>
        </w:rPr>
        <w:t>methods used to estimate indices</w:t>
      </w:r>
      <w:r>
        <w:rPr>
          <w:rFonts w:ascii="AdvPTimes" w:hAnsi="AdvPTimes" w:cs="AdvPTimes"/>
          <w:sz w:val="17"/>
          <w:szCs w:val="17"/>
          <w:lang w:val="en-US" w:eastAsia="en-US"/>
        </w:rPr>
        <w:t xml:space="preserve"> </w:t>
      </w:r>
      <w:r w:rsidRPr="00DE664B">
        <w:rPr>
          <w:rFonts w:ascii="AdvPTimes" w:hAnsi="AdvPTimes" w:cs="AdvPTimes"/>
          <w:sz w:val="17"/>
          <w:szCs w:val="17"/>
          <w:lang w:val="en-US" w:eastAsia="en-US"/>
        </w:rPr>
        <w:t>of abundance for highly</w:t>
      </w:r>
      <w:r>
        <w:rPr>
          <w:rFonts w:ascii="AdvPTimes" w:hAnsi="AdvPTimes" w:cs="AdvPTimes"/>
          <w:sz w:val="17"/>
          <w:szCs w:val="17"/>
          <w:lang w:val="en-US" w:eastAsia="en-US"/>
        </w:rPr>
        <w:t xml:space="preserve"> </w:t>
      </w:r>
      <w:r w:rsidRPr="00DE664B">
        <w:rPr>
          <w:rFonts w:ascii="AdvPTimes" w:hAnsi="AdvPTimes" w:cs="AdvPTimes"/>
          <w:sz w:val="17"/>
          <w:szCs w:val="17"/>
          <w:lang w:val="en-US" w:eastAsia="en-US"/>
        </w:rPr>
        <w:t>migratory species. Fish Res 125:27–39</w:t>
      </w:r>
    </w:p>
  </w:comment>
  <w:comment w:id="487" w:author="Arnaud" w:date="2020-02-16T17:25:00Z" w:initials="A">
    <w:p w14:paraId="6B8D9EEB" w14:textId="622270A3" w:rsidR="00700AA7" w:rsidRDefault="00700AA7">
      <w:pPr>
        <w:pStyle w:val="CommentText"/>
      </w:pPr>
      <w:r>
        <w:rPr>
          <w:rStyle w:val="CommentReference"/>
        </w:rPr>
        <w:annotationRef/>
      </w:r>
      <w:r>
        <w:rPr>
          <w:sz w:val="24"/>
          <w:szCs w:val="24"/>
        </w:rPr>
        <w:t xml:space="preserve">Thorson, J.T., &amp; Kristensen, K. (2016). Implementing a generic method for bias correction in statistical models using random effects, with spatial and population dynamics examples. </w:t>
      </w:r>
      <w:r>
        <w:rPr>
          <w:i/>
          <w:iCs/>
          <w:sz w:val="24"/>
          <w:szCs w:val="24"/>
        </w:rPr>
        <w:t>Fisheries Research</w:t>
      </w:r>
      <w:r>
        <w:rPr>
          <w:sz w:val="24"/>
          <w:szCs w:val="24"/>
        </w:rPr>
        <w:t>, 175, 66–74.</w:t>
      </w:r>
    </w:p>
  </w:comment>
  <w:comment w:id="491" w:author="Arnaud" w:date="2020-02-16T17:24:00Z" w:initials="A">
    <w:p w14:paraId="2E904F2E" w14:textId="24167D8A" w:rsidR="00085F1F" w:rsidRDefault="00085F1F" w:rsidP="00085F1F">
      <w:pPr>
        <w:pStyle w:val="Bibliography"/>
      </w:pPr>
      <w:r>
        <w:rPr>
          <w:rStyle w:val="CommentReference"/>
        </w:rPr>
        <w:annotationRef/>
      </w:r>
      <w:r>
        <w:t>Thorson, J.T. (2019</w:t>
      </w:r>
      <w:r w:rsidR="00E52E29">
        <w:t>a</w:t>
      </w:r>
      <w:r>
        <w:t xml:space="preserve">). Guidance for decisions using the Vector Autoregressive Spatio-Temporal (VAST) package in stock, ecosystem, habitat and climate assessments. </w:t>
      </w:r>
      <w:r>
        <w:rPr>
          <w:i/>
          <w:iCs/>
        </w:rPr>
        <w:t>Fisheries Research</w:t>
      </w:r>
      <w:r>
        <w:t>, 210, 143–161.</w:t>
      </w:r>
    </w:p>
    <w:p w14:paraId="72CDA7EF" w14:textId="713A6D20" w:rsidR="00085F1F" w:rsidRDefault="00085F1F">
      <w:pPr>
        <w:pStyle w:val="CommentText"/>
      </w:pPr>
    </w:p>
  </w:comment>
  <w:comment w:id="530" w:author="James.Thorson" w:date="2020-02-11T10:39:00Z" w:initials="J">
    <w:p w14:paraId="54960B79" w14:textId="5C570C0A" w:rsidR="000C29C0" w:rsidRDefault="000C29C0">
      <w:pPr>
        <w:pStyle w:val="CommentText"/>
      </w:pPr>
      <w:r>
        <w:rPr>
          <w:rStyle w:val="CommentReference"/>
        </w:rPr>
        <w:annotationRef/>
      </w:r>
      <w:r>
        <w:t>Perhaps change top panel to have y-axis left-hand side be log(fishing power) instead of vessel ID?  Or some other way to visually indicate the increase in power for later entrants?</w:t>
      </w:r>
    </w:p>
  </w:comment>
  <w:comment w:id="539" w:author="James.Thorson" w:date="2020-02-11T10:42:00Z" w:initials="J">
    <w:p w14:paraId="6DBDED09" w14:textId="4A51E687" w:rsidR="000C29C0" w:rsidRDefault="000C29C0">
      <w:pPr>
        <w:pStyle w:val="CommentText"/>
      </w:pPr>
      <w:r>
        <w:rPr>
          <w:rStyle w:val="CommentReference"/>
        </w:rPr>
        <w:annotationRef/>
      </w:r>
      <w:r>
        <w:t>As noted above, I don’t understand how to interpret 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D3CCC8" w15:done="0"/>
  <w15:commentEx w15:paraId="4EC6A05A" w15:done="0"/>
  <w15:commentEx w15:paraId="48912FA4" w15:done="0"/>
  <w15:commentEx w15:paraId="660A18FD" w15:done="0"/>
  <w15:commentEx w15:paraId="2D9F25FD" w15:done="0"/>
  <w15:commentEx w15:paraId="16DB650A" w15:done="0"/>
  <w15:commentEx w15:paraId="2B05E188" w15:done="0"/>
  <w15:commentEx w15:paraId="3EE0279F" w15:done="0"/>
  <w15:commentEx w15:paraId="44E5CAE0" w15:paraIdParent="3EE0279F" w15:done="0"/>
  <w15:commentEx w15:paraId="2CE6E6C1" w15:done="0"/>
  <w15:commentEx w15:paraId="46B487C0" w15:done="0"/>
  <w15:commentEx w15:paraId="74D311EB" w15:done="0"/>
  <w15:commentEx w15:paraId="5D4DC654" w15:paraIdParent="74D311EB" w15:done="0"/>
  <w15:commentEx w15:paraId="140A78C1" w15:done="0"/>
  <w15:commentEx w15:paraId="5B62E533" w15:done="0"/>
  <w15:commentEx w15:paraId="2B8CF529" w15:done="0"/>
  <w15:commentEx w15:paraId="6B5D96E0" w15:done="0"/>
  <w15:commentEx w15:paraId="6543C82C" w15:done="0"/>
  <w15:commentEx w15:paraId="40FE195E" w15:paraIdParent="6543C82C" w15:done="0"/>
  <w15:commentEx w15:paraId="0D4E7879" w15:done="0"/>
  <w15:commentEx w15:paraId="24D1E4EE" w15:done="0"/>
  <w15:commentEx w15:paraId="5F28CD5D" w15:done="0"/>
  <w15:commentEx w15:paraId="597374EB" w15:done="0"/>
  <w15:commentEx w15:paraId="47BAC2ED" w15:done="0"/>
  <w15:commentEx w15:paraId="28B7EEA3" w15:done="0"/>
  <w15:commentEx w15:paraId="06D65071" w15:paraIdParent="28B7EEA3" w15:done="0"/>
  <w15:commentEx w15:paraId="71AE5637" w15:done="0"/>
  <w15:commentEx w15:paraId="3CC89E01" w15:done="0"/>
  <w15:commentEx w15:paraId="54D3B315" w15:done="0"/>
  <w15:commentEx w15:paraId="47064FE5" w15:done="0"/>
  <w15:commentEx w15:paraId="2ED535AC" w15:paraIdParent="47064FE5" w15:done="0"/>
  <w15:commentEx w15:paraId="6B185F60" w15:done="0"/>
  <w15:commentEx w15:paraId="15F8ECCB" w15:done="0"/>
  <w15:commentEx w15:paraId="25C516C1" w15:done="0"/>
  <w15:commentEx w15:paraId="6B8D9EEB" w15:done="0"/>
  <w15:commentEx w15:paraId="72CDA7EF" w15:done="0"/>
  <w15:commentEx w15:paraId="54960B79" w15:done="0"/>
  <w15:commentEx w15:paraId="6DBDED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D3CCC8" w16cid:durableId="21EFECC8"/>
  <w16cid:commentId w16cid:paraId="4EC6A05A" w16cid:durableId="21EFEF60"/>
  <w16cid:commentId w16cid:paraId="48912FA4" w16cid:durableId="21EFECC9"/>
  <w16cid:commentId w16cid:paraId="660A18FD" w16cid:durableId="21F3E62F"/>
  <w16cid:commentId w16cid:paraId="2D9F25FD" w16cid:durableId="21F3EADD"/>
  <w16cid:commentId w16cid:paraId="16DB650A" w16cid:durableId="21F3EAF3"/>
  <w16cid:commentId w16cid:paraId="2B05E188" w16cid:durableId="21EFECCA"/>
  <w16cid:commentId w16cid:paraId="3EE0279F" w16cid:durableId="21EFECCB"/>
  <w16cid:commentId w16cid:paraId="44E5CAE0" w16cid:durableId="21F3EF69"/>
  <w16cid:commentId w16cid:paraId="2CE6E6C1" w16cid:durableId="21F40A88"/>
  <w16cid:commentId w16cid:paraId="46B487C0" w16cid:durableId="21F40AAB"/>
  <w16cid:commentId w16cid:paraId="74D311EB" w16cid:durableId="21EFECCC"/>
  <w16cid:commentId w16cid:paraId="5D4DC654" w16cid:durableId="21F3EF85"/>
  <w16cid:commentId w16cid:paraId="140A78C1" w16cid:durableId="21F40BC6"/>
  <w16cid:commentId w16cid:paraId="5B62E533" w16cid:durableId="21F43204"/>
  <w16cid:commentId w16cid:paraId="2B8CF529" w16cid:durableId="21F4122D"/>
  <w16cid:commentId w16cid:paraId="6B5D96E0" w16cid:durableId="21F41209"/>
  <w16cid:commentId w16cid:paraId="6543C82C" w16cid:durableId="21EFECCD"/>
  <w16cid:commentId w16cid:paraId="40FE195E" w16cid:durableId="21F40E0E"/>
  <w16cid:commentId w16cid:paraId="0D4E7879" w16cid:durableId="21F41241"/>
  <w16cid:commentId w16cid:paraId="24D1E4EE" w16cid:durableId="21F41248"/>
  <w16cid:commentId w16cid:paraId="5F28CD5D" w16cid:durableId="21F41259"/>
  <w16cid:commentId w16cid:paraId="597374EB" w16cid:durableId="21F41270"/>
  <w16cid:commentId w16cid:paraId="47BAC2ED" w16cid:durableId="21F41282"/>
  <w16cid:commentId w16cid:paraId="28B7EEA3" w16cid:durableId="21EFECCE"/>
  <w16cid:commentId w16cid:paraId="06D65071" w16cid:durableId="21F40FDF"/>
  <w16cid:commentId w16cid:paraId="71AE5637" w16cid:durableId="21EFECCF"/>
  <w16cid:commentId w16cid:paraId="3CC89E01" w16cid:durableId="21F43384"/>
  <w16cid:commentId w16cid:paraId="54D3B315" w16cid:durableId="21EFECD0"/>
  <w16cid:commentId w16cid:paraId="47064FE5" w16cid:durableId="21EFECD1"/>
  <w16cid:commentId w16cid:paraId="2ED535AC" w16cid:durableId="21F40EE7"/>
  <w16cid:commentId w16cid:paraId="6B185F60" w16cid:durableId="21F3F233"/>
  <w16cid:commentId w16cid:paraId="15F8ECCB" w16cid:durableId="21F3F249"/>
  <w16cid:commentId w16cid:paraId="25C516C1" w16cid:durableId="21F3F25E"/>
  <w16cid:commentId w16cid:paraId="6B8D9EEB" w16cid:durableId="21F3F985"/>
  <w16cid:commentId w16cid:paraId="72CDA7EF" w16cid:durableId="21F3F967"/>
  <w16cid:commentId w16cid:paraId="54960B79" w16cid:durableId="21EFECD2"/>
  <w16cid:commentId w16cid:paraId="6DBDED09" w16cid:durableId="21EFEC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P3E76B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dvPTimes">
    <w:altName w:val="Cambria"/>
    <w:panose1 w:val="00000000000000000000"/>
    <w:charset w:val="00"/>
    <w:family w:val="roman"/>
    <w:notTrueType/>
    <w:pitch w:val="default"/>
    <w:sig w:usb0="00000003" w:usb1="00000000" w:usb2="00000000" w:usb3="00000000" w:csb0="00000001" w:csb1="00000000"/>
  </w:font>
  <w:font w:name="AdvOT596495f2">
    <w:altName w:val="Calibri"/>
    <w:panose1 w:val="00000000000000000000"/>
    <w:charset w:val="00"/>
    <w:family w:val="auto"/>
    <w:notTrueType/>
    <w:pitch w:val="default"/>
    <w:sig w:usb0="00000003" w:usb1="00000000" w:usb2="00000000" w:usb3="00000000" w:csb0="00000001" w:csb1="00000000"/>
  </w:font>
  <w:font w:name="AdvOT596495f2+fb">
    <w:altName w:val="Calibri"/>
    <w:panose1 w:val="00000000000000000000"/>
    <w:charset w:val="00"/>
    <w:family w:val="auto"/>
    <w:notTrueType/>
    <w:pitch w:val="default"/>
    <w:sig w:usb0="00000003" w:usb1="00000000" w:usb2="00000000" w:usb3="00000000" w:csb0="00000001" w:csb1="00000000"/>
  </w:font>
  <w:font w:name="AdvOT596495f2+20">
    <w:altName w:val="Calibri"/>
    <w:panose1 w:val="00000000000000000000"/>
    <w:charset w:val="00"/>
    <w:family w:val="swiss"/>
    <w:notTrueType/>
    <w:pitch w:val="default"/>
    <w:sig w:usb0="00000003" w:usb1="00000000" w:usb2="00000000" w:usb3="00000000" w:csb0="00000001" w:csb1="00000000"/>
  </w:font>
  <w:font w:name="AdvOT573e0ae2">
    <w:altName w:val="Calibri"/>
    <w:panose1 w:val="00000000000000000000"/>
    <w:charset w:val="00"/>
    <w:family w:val="auto"/>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D54A0"/>
    <w:multiLevelType w:val="hybridMultilevel"/>
    <w:tmpl w:val="97DE91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7505E2A"/>
    <w:multiLevelType w:val="hybridMultilevel"/>
    <w:tmpl w:val="6BC60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57C1CC5"/>
    <w:multiLevelType w:val="hybridMultilevel"/>
    <w:tmpl w:val="17AEECBE"/>
    <w:lvl w:ilvl="0" w:tplc="2506C410">
      <w:start w:val="1"/>
      <w:numFmt w:val="decimal"/>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3" w15:restartNumberingAfterBreak="0">
    <w:nsid w:val="78522E01"/>
    <w:multiLevelType w:val="hybridMultilevel"/>
    <w:tmpl w:val="2006C634"/>
    <w:lvl w:ilvl="0" w:tplc="2506C410">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rnaud">
    <w15:presenceInfo w15:providerId="None" w15:userId="Arnaud"/>
  </w15:person>
  <w15:person w15:author="James.Thorson">
    <w15:presenceInfo w15:providerId="None" w15:userId="James.Tho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4D2"/>
    <w:rsid w:val="0001651F"/>
    <w:rsid w:val="00037D23"/>
    <w:rsid w:val="0006340F"/>
    <w:rsid w:val="00067EDC"/>
    <w:rsid w:val="00072A5F"/>
    <w:rsid w:val="0008418F"/>
    <w:rsid w:val="00085F1F"/>
    <w:rsid w:val="0009412E"/>
    <w:rsid w:val="000A16F2"/>
    <w:rsid w:val="000A28F1"/>
    <w:rsid w:val="000B43B3"/>
    <w:rsid w:val="000C29C0"/>
    <w:rsid w:val="000D4B29"/>
    <w:rsid w:val="000F0B28"/>
    <w:rsid w:val="00105350"/>
    <w:rsid w:val="00105B19"/>
    <w:rsid w:val="00117ADB"/>
    <w:rsid w:val="00141AEC"/>
    <w:rsid w:val="00150A58"/>
    <w:rsid w:val="0018634C"/>
    <w:rsid w:val="00192092"/>
    <w:rsid w:val="001A22A8"/>
    <w:rsid w:val="001A75C0"/>
    <w:rsid w:val="001B434D"/>
    <w:rsid w:val="0021025D"/>
    <w:rsid w:val="00213C05"/>
    <w:rsid w:val="00215BE2"/>
    <w:rsid w:val="0024428E"/>
    <w:rsid w:val="002778F8"/>
    <w:rsid w:val="00281516"/>
    <w:rsid w:val="00282415"/>
    <w:rsid w:val="002A6F6E"/>
    <w:rsid w:val="002B7569"/>
    <w:rsid w:val="002C73EC"/>
    <w:rsid w:val="002D0035"/>
    <w:rsid w:val="002D3A2C"/>
    <w:rsid w:val="002D5CCB"/>
    <w:rsid w:val="002E20F9"/>
    <w:rsid w:val="002E3DAE"/>
    <w:rsid w:val="00303398"/>
    <w:rsid w:val="0032094C"/>
    <w:rsid w:val="00333DD7"/>
    <w:rsid w:val="003978DE"/>
    <w:rsid w:val="003A12FC"/>
    <w:rsid w:val="003B2370"/>
    <w:rsid w:val="003E4057"/>
    <w:rsid w:val="003F51BB"/>
    <w:rsid w:val="004029EA"/>
    <w:rsid w:val="00406B94"/>
    <w:rsid w:val="00407718"/>
    <w:rsid w:val="00407E7F"/>
    <w:rsid w:val="00414712"/>
    <w:rsid w:val="00423F36"/>
    <w:rsid w:val="00426D9D"/>
    <w:rsid w:val="00437A4E"/>
    <w:rsid w:val="004402B3"/>
    <w:rsid w:val="00444E16"/>
    <w:rsid w:val="004516D7"/>
    <w:rsid w:val="004B5C64"/>
    <w:rsid w:val="004C0252"/>
    <w:rsid w:val="004C0D87"/>
    <w:rsid w:val="004C20DF"/>
    <w:rsid w:val="004C2DC2"/>
    <w:rsid w:val="004C7ED9"/>
    <w:rsid w:val="004E545E"/>
    <w:rsid w:val="004F43D3"/>
    <w:rsid w:val="00537C70"/>
    <w:rsid w:val="00541DA4"/>
    <w:rsid w:val="00547A7A"/>
    <w:rsid w:val="005519CE"/>
    <w:rsid w:val="00553B07"/>
    <w:rsid w:val="00553CF9"/>
    <w:rsid w:val="00556D9B"/>
    <w:rsid w:val="00574C18"/>
    <w:rsid w:val="005778DA"/>
    <w:rsid w:val="005812B5"/>
    <w:rsid w:val="0058607F"/>
    <w:rsid w:val="005A3D68"/>
    <w:rsid w:val="005C0EE9"/>
    <w:rsid w:val="005C28C5"/>
    <w:rsid w:val="005D2D0A"/>
    <w:rsid w:val="005D3393"/>
    <w:rsid w:val="005D41F2"/>
    <w:rsid w:val="005D565A"/>
    <w:rsid w:val="005F2AE5"/>
    <w:rsid w:val="005F46AB"/>
    <w:rsid w:val="005F4D59"/>
    <w:rsid w:val="0061318A"/>
    <w:rsid w:val="00616269"/>
    <w:rsid w:val="00625105"/>
    <w:rsid w:val="006324CC"/>
    <w:rsid w:val="00644144"/>
    <w:rsid w:val="00645137"/>
    <w:rsid w:val="00662072"/>
    <w:rsid w:val="00690325"/>
    <w:rsid w:val="006A3BCF"/>
    <w:rsid w:val="006A44D9"/>
    <w:rsid w:val="006A5653"/>
    <w:rsid w:val="006B3750"/>
    <w:rsid w:val="006D0B2A"/>
    <w:rsid w:val="006D50E8"/>
    <w:rsid w:val="006F5EB4"/>
    <w:rsid w:val="006F6931"/>
    <w:rsid w:val="00700AA7"/>
    <w:rsid w:val="0072727C"/>
    <w:rsid w:val="007330DA"/>
    <w:rsid w:val="007379FA"/>
    <w:rsid w:val="00743286"/>
    <w:rsid w:val="00750D62"/>
    <w:rsid w:val="00752743"/>
    <w:rsid w:val="00756935"/>
    <w:rsid w:val="00761766"/>
    <w:rsid w:val="00762F7E"/>
    <w:rsid w:val="007641B5"/>
    <w:rsid w:val="00764529"/>
    <w:rsid w:val="00766D03"/>
    <w:rsid w:val="0079522B"/>
    <w:rsid w:val="00796598"/>
    <w:rsid w:val="007972CE"/>
    <w:rsid w:val="007F5177"/>
    <w:rsid w:val="007F7D9D"/>
    <w:rsid w:val="0080276B"/>
    <w:rsid w:val="00805B54"/>
    <w:rsid w:val="008111A6"/>
    <w:rsid w:val="00812F69"/>
    <w:rsid w:val="00814665"/>
    <w:rsid w:val="00830199"/>
    <w:rsid w:val="008314EF"/>
    <w:rsid w:val="0083497C"/>
    <w:rsid w:val="008431D8"/>
    <w:rsid w:val="008B78C9"/>
    <w:rsid w:val="008C00E6"/>
    <w:rsid w:val="008C34C5"/>
    <w:rsid w:val="008E2FE6"/>
    <w:rsid w:val="008E444E"/>
    <w:rsid w:val="008E6649"/>
    <w:rsid w:val="008F3D96"/>
    <w:rsid w:val="008F6FA7"/>
    <w:rsid w:val="008F7B6F"/>
    <w:rsid w:val="00904781"/>
    <w:rsid w:val="009174DA"/>
    <w:rsid w:val="00917A5C"/>
    <w:rsid w:val="00921A76"/>
    <w:rsid w:val="009545D9"/>
    <w:rsid w:val="00966A9F"/>
    <w:rsid w:val="00994FB9"/>
    <w:rsid w:val="009B3B8E"/>
    <w:rsid w:val="00A00232"/>
    <w:rsid w:val="00A03F6E"/>
    <w:rsid w:val="00A05F7B"/>
    <w:rsid w:val="00A1339E"/>
    <w:rsid w:val="00A144E3"/>
    <w:rsid w:val="00A14B51"/>
    <w:rsid w:val="00A46012"/>
    <w:rsid w:val="00A4644D"/>
    <w:rsid w:val="00A47DD6"/>
    <w:rsid w:val="00A7222C"/>
    <w:rsid w:val="00A75BCF"/>
    <w:rsid w:val="00A80CF6"/>
    <w:rsid w:val="00A8738D"/>
    <w:rsid w:val="00AA328B"/>
    <w:rsid w:val="00AC638C"/>
    <w:rsid w:val="00AD0C7F"/>
    <w:rsid w:val="00AD2B34"/>
    <w:rsid w:val="00AE7018"/>
    <w:rsid w:val="00AF663F"/>
    <w:rsid w:val="00B015C5"/>
    <w:rsid w:val="00B022CC"/>
    <w:rsid w:val="00B03D5B"/>
    <w:rsid w:val="00B32DA7"/>
    <w:rsid w:val="00B50350"/>
    <w:rsid w:val="00B52E16"/>
    <w:rsid w:val="00B53EDA"/>
    <w:rsid w:val="00B54EF8"/>
    <w:rsid w:val="00B56844"/>
    <w:rsid w:val="00B60F02"/>
    <w:rsid w:val="00B62E5B"/>
    <w:rsid w:val="00B66031"/>
    <w:rsid w:val="00B70E09"/>
    <w:rsid w:val="00B809FE"/>
    <w:rsid w:val="00B80E4E"/>
    <w:rsid w:val="00B85469"/>
    <w:rsid w:val="00B8666B"/>
    <w:rsid w:val="00B878F0"/>
    <w:rsid w:val="00B94C77"/>
    <w:rsid w:val="00BA7032"/>
    <w:rsid w:val="00BF064C"/>
    <w:rsid w:val="00BF522E"/>
    <w:rsid w:val="00BF7648"/>
    <w:rsid w:val="00C04901"/>
    <w:rsid w:val="00C05B5A"/>
    <w:rsid w:val="00C23C0A"/>
    <w:rsid w:val="00C33900"/>
    <w:rsid w:val="00C54F59"/>
    <w:rsid w:val="00C77BAA"/>
    <w:rsid w:val="00CA0CE2"/>
    <w:rsid w:val="00CA26FD"/>
    <w:rsid w:val="00CA3414"/>
    <w:rsid w:val="00D42A4D"/>
    <w:rsid w:val="00D47429"/>
    <w:rsid w:val="00D54B06"/>
    <w:rsid w:val="00D64C17"/>
    <w:rsid w:val="00D66B7B"/>
    <w:rsid w:val="00D67D19"/>
    <w:rsid w:val="00D90FE0"/>
    <w:rsid w:val="00DA20B7"/>
    <w:rsid w:val="00DB44D5"/>
    <w:rsid w:val="00DC232F"/>
    <w:rsid w:val="00DD7CA1"/>
    <w:rsid w:val="00DE664B"/>
    <w:rsid w:val="00DF088B"/>
    <w:rsid w:val="00E13F04"/>
    <w:rsid w:val="00E164D2"/>
    <w:rsid w:val="00E16AD6"/>
    <w:rsid w:val="00E2306C"/>
    <w:rsid w:val="00E52E29"/>
    <w:rsid w:val="00E57209"/>
    <w:rsid w:val="00E82E87"/>
    <w:rsid w:val="00E91DF0"/>
    <w:rsid w:val="00EA3E51"/>
    <w:rsid w:val="00ED7ED0"/>
    <w:rsid w:val="00EF15C8"/>
    <w:rsid w:val="00EF4C62"/>
    <w:rsid w:val="00F12D9A"/>
    <w:rsid w:val="00F13952"/>
    <w:rsid w:val="00F22E3F"/>
    <w:rsid w:val="00F26312"/>
    <w:rsid w:val="00F26B34"/>
    <w:rsid w:val="00F41FA3"/>
    <w:rsid w:val="00F43777"/>
    <w:rsid w:val="00F445D4"/>
    <w:rsid w:val="00F54FE1"/>
    <w:rsid w:val="00F65217"/>
    <w:rsid w:val="00F91EE5"/>
    <w:rsid w:val="00FA5FCB"/>
    <w:rsid w:val="00FE30D0"/>
    <w:rsid w:val="00FE5C4D"/>
    <w:rsid w:val="00FE6A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0F2A"/>
  <w15:chartTrackingRefBased/>
  <w15:docId w15:val="{5578BBD1-CD40-44DA-83E4-8051968CF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4D2"/>
    <w:pPr>
      <w:spacing w:after="0" w:line="240" w:lineRule="auto"/>
    </w:pPr>
    <w:rPr>
      <w:rFonts w:ascii="Times New Roman" w:hAnsi="Times New Roman" w:cs="Times New Roman"/>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164D2"/>
    <w:pPr>
      <w:spacing w:after="0" w:line="240" w:lineRule="auto"/>
    </w:pPr>
    <w:rPr>
      <w:rFonts w:ascii="Times New Roman" w:hAnsi="Times New Roman" w:cs="Times New Roman"/>
      <w:sz w:val="24"/>
      <w:szCs w:val="24"/>
      <w:lang w:eastAsia="en-AU"/>
    </w:rPr>
  </w:style>
  <w:style w:type="character" w:styleId="PlaceholderText">
    <w:name w:val="Placeholder Text"/>
    <w:basedOn w:val="DefaultParagraphFont"/>
    <w:uiPriority w:val="99"/>
    <w:semiHidden/>
    <w:rsid w:val="00556D9B"/>
    <w:rPr>
      <w:color w:val="808080"/>
    </w:rPr>
  </w:style>
  <w:style w:type="paragraph" w:styleId="Caption">
    <w:name w:val="caption"/>
    <w:basedOn w:val="Normal"/>
    <w:next w:val="Normal"/>
    <w:uiPriority w:val="35"/>
    <w:unhideWhenUsed/>
    <w:qFormat/>
    <w:rsid w:val="005D565A"/>
    <w:pPr>
      <w:spacing w:after="200"/>
    </w:pPr>
    <w:rPr>
      <w:i/>
      <w:iCs/>
      <w:color w:val="44546A" w:themeColor="text2"/>
      <w:sz w:val="18"/>
      <w:szCs w:val="18"/>
    </w:rPr>
  </w:style>
  <w:style w:type="character" w:styleId="Hyperlink">
    <w:name w:val="Hyperlink"/>
    <w:basedOn w:val="DefaultParagraphFont"/>
    <w:uiPriority w:val="99"/>
    <w:unhideWhenUsed/>
    <w:rsid w:val="005D565A"/>
    <w:rPr>
      <w:color w:val="0563C1" w:themeColor="hyperlink"/>
      <w:u w:val="single"/>
    </w:rPr>
  </w:style>
  <w:style w:type="character" w:styleId="FollowedHyperlink">
    <w:name w:val="FollowedHyperlink"/>
    <w:basedOn w:val="DefaultParagraphFont"/>
    <w:uiPriority w:val="99"/>
    <w:semiHidden/>
    <w:unhideWhenUsed/>
    <w:rsid w:val="005D565A"/>
    <w:rPr>
      <w:color w:val="954F72" w:themeColor="followedHyperlink"/>
      <w:u w:val="single"/>
    </w:rPr>
  </w:style>
  <w:style w:type="character" w:styleId="CommentReference">
    <w:name w:val="annotation reference"/>
    <w:basedOn w:val="DefaultParagraphFont"/>
    <w:uiPriority w:val="99"/>
    <w:semiHidden/>
    <w:unhideWhenUsed/>
    <w:rsid w:val="00B85469"/>
    <w:rPr>
      <w:sz w:val="16"/>
      <w:szCs w:val="16"/>
    </w:rPr>
  </w:style>
  <w:style w:type="paragraph" w:styleId="CommentText">
    <w:name w:val="annotation text"/>
    <w:basedOn w:val="Normal"/>
    <w:link w:val="CommentTextChar"/>
    <w:uiPriority w:val="99"/>
    <w:semiHidden/>
    <w:unhideWhenUsed/>
    <w:rsid w:val="00B85469"/>
    <w:rPr>
      <w:sz w:val="20"/>
      <w:szCs w:val="20"/>
    </w:rPr>
  </w:style>
  <w:style w:type="character" w:customStyle="1" w:styleId="CommentTextChar">
    <w:name w:val="Comment Text Char"/>
    <w:basedOn w:val="DefaultParagraphFont"/>
    <w:link w:val="CommentText"/>
    <w:uiPriority w:val="99"/>
    <w:semiHidden/>
    <w:rsid w:val="00B85469"/>
    <w:rPr>
      <w:rFonts w:ascii="Times New Roman" w:hAnsi="Times New Roman" w:cs="Times New Roman"/>
      <w:sz w:val="20"/>
      <w:szCs w:val="20"/>
      <w:lang w:eastAsia="en-AU"/>
    </w:rPr>
  </w:style>
  <w:style w:type="paragraph" w:styleId="CommentSubject">
    <w:name w:val="annotation subject"/>
    <w:basedOn w:val="CommentText"/>
    <w:next w:val="CommentText"/>
    <w:link w:val="CommentSubjectChar"/>
    <w:uiPriority w:val="99"/>
    <w:semiHidden/>
    <w:unhideWhenUsed/>
    <w:rsid w:val="00B85469"/>
    <w:rPr>
      <w:b/>
      <w:bCs/>
    </w:rPr>
  </w:style>
  <w:style w:type="character" w:customStyle="1" w:styleId="CommentSubjectChar">
    <w:name w:val="Comment Subject Char"/>
    <w:basedOn w:val="CommentTextChar"/>
    <w:link w:val="CommentSubject"/>
    <w:uiPriority w:val="99"/>
    <w:semiHidden/>
    <w:rsid w:val="00B85469"/>
    <w:rPr>
      <w:rFonts w:ascii="Times New Roman" w:hAnsi="Times New Roman" w:cs="Times New Roman"/>
      <w:b/>
      <w:bCs/>
      <w:sz w:val="20"/>
      <w:szCs w:val="20"/>
      <w:lang w:eastAsia="en-AU"/>
    </w:rPr>
  </w:style>
  <w:style w:type="paragraph" w:styleId="BalloonText">
    <w:name w:val="Balloon Text"/>
    <w:basedOn w:val="Normal"/>
    <w:link w:val="BalloonTextChar"/>
    <w:uiPriority w:val="99"/>
    <w:semiHidden/>
    <w:unhideWhenUsed/>
    <w:rsid w:val="00B854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469"/>
    <w:rPr>
      <w:rFonts w:ascii="Segoe UI" w:hAnsi="Segoe UI" w:cs="Segoe UI"/>
      <w:sz w:val="18"/>
      <w:szCs w:val="18"/>
      <w:lang w:eastAsia="en-AU"/>
    </w:rPr>
  </w:style>
  <w:style w:type="paragraph" w:styleId="Bibliography">
    <w:name w:val="Bibliography"/>
    <w:basedOn w:val="Normal"/>
    <w:next w:val="Normal"/>
    <w:uiPriority w:val="37"/>
    <w:unhideWhenUsed/>
    <w:rsid w:val="00085F1F"/>
  </w:style>
  <w:style w:type="paragraph" w:styleId="Revision">
    <w:name w:val="Revision"/>
    <w:hidden/>
    <w:uiPriority w:val="99"/>
    <w:semiHidden/>
    <w:rsid w:val="00574C18"/>
    <w:pPr>
      <w:spacing w:after="0" w:line="240" w:lineRule="auto"/>
    </w:pPr>
    <w:rPr>
      <w:rFonts w:ascii="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897409">
      <w:bodyDiv w:val="1"/>
      <w:marLeft w:val="0"/>
      <w:marRight w:val="0"/>
      <w:marTop w:val="0"/>
      <w:marBottom w:val="0"/>
      <w:divBdr>
        <w:top w:val="none" w:sz="0" w:space="0" w:color="auto"/>
        <w:left w:val="none" w:sz="0" w:space="0" w:color="auto"/>
        <w:bottom w:val="none" w:sz="0" w:space="0" w:color="auto"/>
        <w:right w:val="none" w:sz="0" w:space="0" w:color="auto"/>
      </w:divBdr>
    </w:div>
    <w:div w:id="161317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277E1-9946-41E8-B062-D7E3FD890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4747</Words>
  <Characters>27061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SPC</Company>
  <LinksUpToDate>false</LinksUpToDate>
  <CharactersWithSpaces>31745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Ducharme Barth</dc:creator>
  <cp:keywords/>
  <dc:description/>
  <cp:lastModifiedBy>Nicholas Ducharme Barth</cp:lastModifiedBy>
  <cp:revision>2</cp:revision>
  <dcterms:created xsi:type="dcterms:W3CDTF">2020-02-17T22:54:00Z</dcterms:created>
  <dcterms:modified xsi:type="dcterms:W3CDTF">2020-02-17T22:54:00Z</dcterms:modified>
</cp:coreProperties>
</file>